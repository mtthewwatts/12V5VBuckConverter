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2A4F" w14:textId="53A3BECE" w:rsidR="00507B30" w:rsidRPr="00D4531E" w:rsidRDefault="00326401" w:rsidP="00825D04">
      <w:pPr>
        <w:rPr>
          <w:color w:val="0F4761" w:themeColor="accent1" w:themeShade="BF"/>
          <w:sz w:val="40"/>
          <w:szCs w:val="40"/>
          <w:lang w:val="en-CA"/>
        </w:rPr>
      </w:pPr>
      <w:r w:rsidRPr="00D4531E">
        <w:rPr>
          <w:color w:val="0F4761" w:themeColor="accent1" w:themeShade="BF"/>
          <w:sz w:val="40"/>
          <w:szCs w:val="40"/>
          <w:lang w:val="en-CA"/>
        </w:rPr>
        <w:t xml:space="preserve">Letter of </w:t>
      </w:r>
      <w:r w:rsidR="1689BA9D" w:rsidRPr="00D4531E">
        <w:rPr>
          <w:color w:val="0F4761" w:themeColor="accent1" w:themeShade="BF"/>
          <w:sz w:val="40"/>
          <w:szCs w:val="40"/>
          <w:lang w:val="en-CA"/>
        </w:rPr>
        <w:t>T</w:t>
      </w:r>
      <w:r w:rsidR="1167C507" w:rsidRPr="00D4531E">
        <w:rPr>
          <w:color w:val="0F4761" w:themeColor="accent1" w:themeShade="BF"/>
          <w:sz w:val="40"/>
          <w:szCs w:val="40"/>
          <w:lang w:val="en-CA"/>
        </w:rPr>
        <w:t>ransmittal</w:t>
      </w:r>
    </w:p>
    <w:p w14:paraId="03A7DD81" w14:textId="4F7E4439" w:rsidR="00507B30" w:rsidRPr="00B9131B" w:rsidRDefault="1167C507" w:rsidP="2300F9DE">
      <w:pPr>
        <w:rPr>
          <w:b/>
          <w:bCs/>
          <w:lang w:val="en-CA"/>
        </w:rPr>
      </w:pPr>
      <w:r w:rsidRPr="00B9131B">
        <w:rPr>
          <w:b/>
          <w:bCs/>
          <w:lang w:val="en-CA"/>
        </w:rPr>
        <w:t>Group 12</w:t>
      </w:r>
      <w:r w:rsidR="00A4740B" w:rsidRPr="00B9131B">
        <w:br/>
      </w:r>
      <w:r w:rsidRPr="00B9131B">
        <w:rPr>
          <w:b/>
          <w:bCs/>
          <w:lang w:val="en-CA"/>
        </w:rPr>
        <w:t>Department of Mechanical and Mechatronics Engineering</w:t>
      </w:r>
      <w:r w:rsidR="00A4740B" w:rsidRPr="00B9131B">
        <w:br/>
      </w:r>
      <w:r w:rsidRPr="00B9131B">
        <w:rPr>
          <w:b/>
          <w:bCs/>
          <w:lang w:val="en-CA"/>
        </w:rPr>
        <w:t>University of Waterloo</w:t>
      </w:r>
    </w:p>
    <w:p w14:paraId="46F5D997" w14:textId="604EED4F" w:rsidR="00507B30" w:rsidRPr="00B9131B" w:rsidRDefault="1167C507" w:rsidP="2300F9DE">
      <w:pPr>
        <w:spacing w:before="240" w:after="240"/>
      </w:pPr>
      <w:r w:rsidRPr="00B9131B">
        <w:rPr>
          <w:b/>
          <w:bCs/>
          <w:lang w:val="en-CA"/>
        </w:rPr>
        <w:t>Date:</w:t>
      </w:r>
      <w:r w:rsidRPr="00B9131B">
        <w:rPr>
          <w:lang w:val="en-CA"/>
        </w:rPr>
        <w:t xml:space="preserve"> Monday, April 6, 2026</w:t>
      </w:r>
    </w:p>
    <w:p w14:paraId="5D27480E" w14:textId="3B1058D4" w:rsidR="00507B30" w:rsidRPr="00B9131B" w:rsidRDefault="1167C507" w:rsidP="2300F9DE">
      <w:pPr>
        <w:spacing w:before="240" w:after="240"/>
      </w:pPr>
      <w:r w:rsidRPr="00B9131B">
        <w:rPr>
          <w:b/>
          <w:bCs/>
          <w:lang w:val="en-CA"/>
        </w:rPr>
        <w:t>To:</w:t>
      </w:r>
      <w:r w:rsidR="00A4740B" w:rsidRPr="00B9131B">
        <w:br/>
      </w:r>
      <w:r w:rsidRPr="00B9131B">
        <w:rPr>
          <w:lang w:val="en-CA"/>
        </w:rPr>
        <w:t>Dr. Behrad Khamesee</w:t>
      </w:r>
      <w:r w:rsidR="00A4740B" w:rsidRPr="00B9131B">
        <w:br/>
      </w:r>
      <w:r w:rsidRPr="00B9131B">
        <w:rPr>
          <w:lang w:val="en-CA"/>
        </w:rPr>
        <w:t>Department of Mechanical and Mechatronics Engineering</w:t>
      </w:r>
      <w:r w:rsidR="00A4740B" w:rsidRPr="00B9131B">
        <w:br/>
      </w:r>
      <w:r w:rsidRPr="00B9131B">
        <w:rPr>
          <w:lang w:val="en-CA"/>
        </w:rPr>
        <w:t>University of Waterloo</w:t>
      </w:r>
    </w:p>
    <w:p w14:paraId="70B96F8B" w14:textId="1F74D311" w:rsidR="00507B30" w:rsidRPr="00B9131B" w:rsidRDefault="1167C507" w:rsidP="2300F9DE">
      <w:pPr>
        <w:spacing w:before="240" w:after="240"/>
      </w:pPr>
      <w:r w:rsidRPr="00B9131B">
        <w:rPr>
          <w:rFonts w:eastAsia="Aptos" w:cs="Aptos"/>
          <w:lang w:val="en-CA"/>
        </w:rPr>
        <w:t xml:space="preserve">Dear </w:t>
      </w:r>
      <w:bookmarkStart w:id="0" w:name="_Int_rJlb02mP"/>
      <w:r w:rsidRPr="00B9131B">
        <w:rPr>
          <w:rFonts w:eastAsia="Aptos" w:cs="Aptos"/>
          <w:lang w:val="en-CA"/>
        </w:rPr>
        <w:t>Dr.</w:t>
      </w:r>
      <w:bookmarkEnd w:id="0"/>
      <w:r w:rsidRPr="00B9131B">
        <w:rPr>
          <w:rFonts w:eastAsia="Aptos" w:cs="Aptos"/>
          <w:lang w:val="en-CA"/>
        </w:rPr>
        <w:t xml:space="preserve"> Khamesee,</w:t>
      </w:r>
    </w:p>
    <w:p w14:paraId="27C176E5" w14:textId="0F4161F0" w:rsidR="00507B30" w:rsidRPr="00B9131B" w:rsidRDefault="31C0D487" w:rsidP="006B2092">
      <w:pPr>
        <w:spacing w:before="240" w:after="240" w:line="240" w:lineRule="auto"/>
      </w:pPr>
      <w:r w:rsidRPr="00B9131B">
        <w:rPr>
          <w:rFonts w:eastAsia="Aptos" w:cs="Aptos"/>
          <w:lang w:val="en-CA"/>
        </w:rPr>
        <w:t xml:space="preserve">Please find attached </w:t>
      </w:r>
      <w:r w:rsidR="30920022" w:rsidRPr="00B9131B">
        <w:rPr>
          <w:rFonts w:eastAsia="Aptos" w:cs="Aptos"/>
          <w:lang w:val="en-CA"/>
        </w:rPr>
        <w:t xml:space="preserve">the team’s </w:t>
      </w:r>
      <w:r w:rsidRPr="00B9131B">
        <w:rPr>
          <w:rFonts w:eastAsia="Aptos" w:cs="Aptos"/>
          <w:lang w:val="en-CA"/>
        </w:rPr>
        <w:t xml:space="preserve">final report for MTE 380: Mechatronics Engineering Design Workshop. This report presents the design, construction, testing, and evaluation of </w:t>
      </w:r>
      <w:r w:rsidR="1EC0EB98" w:rsidRPr="00B9131B">
        <w:rPr>
          <w:rFonts w:eastAsia="Aptos" w:cs="Aptos"/>
          <w:lang w:val="en-CA"/>
        </w:rPr>
        <w:t>the team's</w:t>
      </w:r>
      <w:r w:rsidRPr="00B9131B">
        <w:rPr>
          <w:rFonts w:eastAsia="Aptos" w:cs="Aptos"/>
          <w:lang w:val="en-CA"/>
        </w:rPr>
        <w:t xml:space="preserve"> autonomous line-following search and rescue robot developed for the course obstacle challenge. The project involved designing a system capable of navigating a constrained environment and completing the required tasks under given design constraints.</w:t>
      </w:r>
    </w:p>
    <w:p w14:paraId="066A31C5" w14:textId="6B2BE3FF" w:rsidR="00507B30" w:rsidRPr="00B9131B" w:rsidRDefault="31C0D487" w:rsidP="006B2092">
      <w:pPr>
        <w:spacing w:before="240" w:after="240" w:line="240" w:lineRule="auto"/>
      </w:pPr>
      <w:r w:rsidRPr="00B9131B">
        <w:rPr>
          <w:rFonts w:eastAsia="Aptos" w:cs="Aptos"/>
          <w:lang w:val="en-CA"/>
        </w:rPr>
        <w:t xml:space="preserve">This report documents </w:t>
      </w:r>
      <w:r w:rsidR="2BBB2F0D" w:rsidRPr="00B9131B">
        <w:rPr>
          <w:rFonts w:eastAsia="Aptos" w:cs="Aptos"/>
          <w:lang w:val="en-CA"/>
        </w:rPr>
        <w:t>the team's</w:t>
      </w:r>
      <w:r w:rsidRPr="00B9131B">
        <w:rPr>
          <w:rFonts w:eastAsia="Aptos" w:cs="Aptos"/>
          <w:lang w:val="en-CA"/>
        </w:rPr>
        <w:t xml:space="preserve"> application of the engineering design process, including problem formulation, concept selection, detailed design, and system implementation. It summarizes </w:t>
      </w:r>
      <w:r w:rsidR="360865CC" w:rsidRPr="00B9131B">
        <w:rPr>
          <w:rFonts w:eastAsia="Aptos" w:cs="Aptos"/>
          <w:lang w:val="en-CA"/>
        </w:rPr>
        <w:t>the team's</w:t>
      </w:r>
      <w:r w:rsidRPr="00B9131B">
        <w:rPr>
          <w:rFonts w:eastAsia="Aptos" w:cs="Aptos"/>
          <w:lang w:val="en-CA"/>
        </w:rPr>
        <w:t xml:space="preserve"> final design, key decisions, testing and validation results, and a comparison between predicted and actual performance, along with challenges encountered and design improvements made.</w:t>
      </w:r>
    </w:p>
    <w:p w14:paraId="1245B77C" w14:textId="412FCF74" w:rsidR="00507B30" w:rsidRPr="00B9131B" w:rsidRDefault="267E0D5C" w:rsidP="006B2092">
      <w:pPr>
        <w:spacing w:before="240" w:after="240" w:line="240" w:lineRule="auto"/>
        <w:rPr>
          <w:rFonts w:eastAsia="Aptos" w:cs="Aptos"/>
          <w:lang w:val="en-CA"/>
        </w:rPr>
      </w:pPr>
      <w:r w:rsidRPr="00B9131B">
        <w:rPr>
          <w:rFonts w:eastAsia="Aptos" w:cs="Aptos"/>
          <w:lang w:val="en-CA"/>
        </w:rPr>
        <w:t>The team is</w:t>
      </w:r>
      <w:r w:rsidR="1D53F546" w:rsidRPr="00B9131B">
        <w:rPr>
          <w:rFonts w:eastAsia="Aptos" w:cs="Aptos"/>
          <w:lang w:val="en-CA"/>
        </w:rPr>
        <w:t xml:space="preserve"> the sole authors of this report and, unless otherwise stated and properly referenced in the report, the entire content of this report is original work done by us. </w:t>
      </w:r>
      <w:commentRangeStart w:id="1"/>
      <w:r w:rsidR="1AF5660E" w:rsidRPr="00B9131B">
        <w:rPr>
          <w:rFonts w:eastAsia="Aptos" w:cs="Aptos"/>
          <w:lang w:val="en-CA"/>
        </w:rPr>
        <w:t>Th</w:t>
      </w:r>
      <w:commentRangeEnd w:id="1"/>
      <w:r w:rsidR="00927DFD">
        <w:rPr>
          <w:rStyle w:val="CommentReference"/>
          <w:rFonts w:eastAsia="Aptos" w:cs="Aptos"/>
          <w:sz w:val="24"/>
          <w:szCs w:val="24"/>
          <w:lang w:val="en-CA"/>
        </w:rPr>
        <w:commentReference w:id="1"/>
      </w:r>
      <w:r w:rsidR="00A773A3">
        <w:rPr>
          <w:rFonts w:eastAsia="Aptos" w:cs="Aptos"/>
          <w:lang w:val="en-CA"/>
        </w:rPr>
        <w:t>e</w:t>
      </w:r>
      <w:r w:rsidR="1AF5660E" w:rsidRPr="00B9131B">
        <w:rPr>
          <w:rFonts w:eastAsia="Aptos" w:cs="Aptos"/>
          <w:lang w:val="en-CA"/>
        </w:rPr>
        <w:t xml:space="preserve"> team</w:t>
      </w:r>
      <w:r w:rsidR="1D53F546" w:rsidRPr="00B9131B">
        <w:rPr>
          <w:rFonts w:eastAsia="Aptos" w:cs="Aptos"/>
          <w:lang w:val="en-CA"/>
        </w:rPr>
        <w:t xml:space="preserve"> ha</w:t>
      </w:r>
      <w:r w:rsidR="51499B57" w:rsidRPr="00B9131B">
        <w:rPr>
          <w:rFonts w:eastAsia="Aptos" w:cs="Aptos"/>
          <w:lang w:val="en-CA"/>
        </w:rPr>
        <w:t>s</w:t>
      </w:r>
      <w:r w:rsidR="1D53F546" w:rsidRPr="00B9131B">
        <w:rPr>
          <w:rFonts w:eastAsia="Aptos" w:cs="Aptos"/>
          <w:lang w:val="en-CA"/>
        </w:rPr>
        <w:t xml:space="preserve"> all read the report and are aware of the content. The content of this report has not received credit in this or any other course that </w:t>
      </w:r>
      <w:r w:rsidR="1A6472B9" w:rsidRPr="00B9131B">
        <w:rPr>
          <w:rFonts w:eastAsia="Aptos" w:cs="Aptos"/>
          <w:lang w:val="en-CA"/>
        </w:rPr>
        <w:t xml:space="preserve">the team </w:t>
      </w:r>
      <w:r w:rsidR="1D53F546" w:rsidRPr="00B9131B">
        <w:rPr>
          <w:rFonts w:eastAsia="Aptos" w:cs="Aptos"/>
          <w:lang w:val="en-CA"/>
        </w:rPr>
        <w:t>ha</w:t>
      </w:r>
      <w:r w:rsidR="405F29FD" w:rsidRPr="00B9131B">
        <w:rPr>
          <w:rFonts w:eastAsia="Aptos" w:cs="Aptos"/>
          <w:lang w:val="en-CA"/>
        </w:rPr>
        <w:t>s</w:t>
      </w:r>
      <w:r w:rsidR="1D53F546" w:rsidRPr="00B9131B">
        <w:rPr>
          <w:rFonts w:eastAsia="Aptos" w:cs="Aptos"/>
          <w:lang w:val="en-CA"/>
        </w:rPr>
        <w:t xml:space="preserve"> taken in the past or are currently taking </w:t>
      </w:r>
      <w:bookmarkStart w:id="2" w:name="_Int_4y72CEjf"/>
      <w:r w:rsidR="1D53F546" w:rsidRPr="00B9131B">
        <w:rPr>
          <w:rFonts w:eastAsia="Aptos" w:cs="Aptos"/>
          <w:lang w:val="en-CA"/>
        </w:rPr>
        <w:t>at this time</w:t>
      </w:r>
      <w:bookmarkEnd w:id="2"/>
      <w:r w:rsidR="1D53F546" w:rsidRPr="00B9131B">
        <w:rPr>
          <w:rFonts w:eastAsia="Aptos" w:cs="Aptos"/>
          <w:lang w:val="en-CA"/>
        </w:rPr>
        <w:t>.</w:t>
      </w:r>
    </w:p>
    <w:p w14:paraId="318B7F4A" w14:textId="441CFA1A" w:rsidR="00507B30" w:rsidRPr="00B9131B" w:rsidRDefault="1D53F546" w:rsidP="2300F9DE">
      <w:pPr>
        <w:spacing w:before="240" w:after="240"/>
      </w:pPr>
      <w:r w:rsidRPr="00B9131B">
        <w:rPr>
          <w:rFonts w:eastAsia="Aptos" w:cs="Aptos"/>
          <w:lang w:val="en-CA"/>
        </w:rPr>
        <w:t>Sincerely,</w:t>
      </w:r>
    </w:p>
    <w:p w14:paraId="6E21ED22" w14:textId="791095E1" w:rsidR="000C2A8D" w:rsidRPr="004A231D" w:rsidRDefault="5EF17CE9" w:rsidP="004A231D">
      <w:pPr>
        <w:spacing w:before="240" w:after="240"/>
        <w:rPr>
          <w:rStyle w:val="normaltextrun"/>
          <w:rFonts w:eastAsia="Aptos" w:cs="Aptos"/>
          <w:lang w:val="en-CA"/>
        </w:rPr>
      </w:pPr>
      <w:r w:rsidRPr="00B9131B">
        <w:rPr>
          <w:rFonts w:eastAsia="Aptos" w:cs="Aptos"/>
          <w:lang w:val="en-CA"/>
        </w:rPr>
        <w:t>Irina Khan</w:t>
      </w:r>
      <w:r w:rsidR="00A4740B" w:rsidRPr="00B9131B">
        <w:br/>
      </w:r>
      <w:r w:rsidR="0871AE93" w:rsidRPr="00B9131B">
        <w:rPr>
          <w:rFonts w:eastAsia="Aptos" w:cs="Aptos"/>
          <w:lang w:val="en-CA"/>
        </w:rPr>
        <w:t>Matthew Watts</w:t>
      </w:r>
      <w:r w:rsidR="00A4740B" w:rsidRPr="00B9131B">
        <w:br/>
      </w:r>
      <w:r w:rsidR="1D53F546" w:rsidRPr="00B9131B">
        <w:rPr>
          <w:rFonts w:eastAsia="Aptos" w:cs="Aptos"/>
          <w:lang w:val="en-CA"/>
        </w:rPr>
        <w:t>Owen Grimm</w:t>
      </w:r>
      <w:r w:rsidR="00A4740B" w:rsidRPr="00B9131B">
        <w:br/>
      </w:r>
      <w:r w:rsidR="3E773428" w:rsidRPr="00B9131B">
        <w:rPr>
          <w:rFonts w:eastAsia="Aptos" w:cs="Aptos"/>
          <w:lang w:val="en-CA"/>
        </w:rPr>
        <w:t>Shreya Sivakumar</w:t>
      </w:r>
      <w:r w:rsidR="00A4740B" w:rsidRPr="00B9131B">
        <w:br/>
      </w:r>
      <w:r w:rsidR="345A5C50" w:rsidRPr="00B9131B">
        <w:rPr>
          <w:rFonts w:eastAsia="Aptos" w:cs="Aptos"/>
          <w:lang w:val="en-CA"/>
        </w:rPr>
        <w:t>Sydney Easton</w:t>
      </w:r>
    </w:p>
    <w:p w14:paraId="6041423D" w14:textId="32547BE6" w:rsidR="00E01112" w:rsidRDefault="009D0EA1" w:rsidP="000A46F2">
      <w:pPr>
        <w:jc w:val="center"/>
        <w:rPr>
          <w:rStyle w:val="normaltextrun"/>
          <w:rFonts w:ascii="Aptos Display" w:hAnsi="Aptos Display"/>
          <w:color w:val="000000"/>
          <w:sz w:val="56"/>
          <w:szCs w:val="56"/>
          <w:shd w:val="clear" w:color="auto" w:fill="FFFFFF"/>
        </w:rPr>
      </w:pPr>
      <w:r>
        <w:rPr>
          <w:rFonts w:ascii="Aptos Display" w:hAnsi="Aptos Display"/>
          <w:noProof/>
          <w:sz w:val="56"/>
          <w:szCs w:val="56"/>
        </w:rPr>
        <mc:AlternateContent>
          <mc:Choice Requires="wps">
            <w:drawing>
              <wp:anchor distT="0" distB="0" distL="114300" distR="114300" simplePos="0" relativeHeight="251658240" behindDoc="0" locked="0" layoutInCell="1" allowOverlap="1" wp14:anchorId="23C99C72" wp14:editId="07AEE802">
                <wp:simplePos x="0" y="0"/>
                <wp:positionH relativeFrom="column">
                  <wp:posOffset>5790504</wp:posOffset>
                </wp:positionH>
                <wp:positionV relativeFrom="paragraph">
                  <wp:posOffset>353797</wp:posOffset>
                </wp:positionV>
                <wp:extent cx="363416" cy="351692"/>
                <wp:effectExtent l="0" t="0" r="5080" b="4445"/>
                <wp:wrapNone/>
                <wp:docPr id="366295420" name="Rectangle 1"/>
                <wp:cNvGraphicFramePr/>
                <a:graphic xmlns:a="http://schemas.openxmlformats.org/drawingml/2006/main">
                  <a:graphicData uri="http://schemas.microsoft.com/office/word/2010/wordprocessingShape">
                    <wps:wsp>
                      <wps:cNvSpPr/>
                      <wps:spPr>
                        <a:xfrm>
                          <a:off x="0" y="0"/>
                          <a:ext cx="363416" cy="35169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558FF" id="Rectangle 1" o:spid="_x0000_s1026" style="position:absolute;margin-left:455.95pt;margin-top:27.85pt;width:28.6pt;height:2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" fillcolor="white [3212]" stroked="f" strokeweight="1pt"/>
            </w:pict>
          </mc:Fallback>
        </mc:AlternateContent>
      </w:r>
      <w:r w:rsidR="000A46F2" w:rsidRPr="000C2A8D">
        <w:rPr>
          <w:rFonts w:ascii="Aptos Display" w:hAnsi="Aptos Display"/>
          <w:sz w:val="56"/>
          <w:szCs w:val="56"/>
        </w:rPr>
        <w:br w:type="page"/>
      </w:r>
      <w:r w:rsidR="00E01112">
        <w:rPr>
          <w:rStyle w:val="normaltextrun"/>
          <w:rFonts w:ascii="Aptos Display" w:hAnsi="Aptos Display"/>
          <w:color w:val="000000"/>
          <w:sz w:val="56"/>
          <w:szCs w:val="56"/>
          <w:shd w:val="clear" w:color="auto" w:fill="FFFFFF"/>
        </w:rPr>
        <w:t>MTE 380 Final Written Report</w:t>
      </w:r>
    </w:p>
    <w:p w14:paraId="0F944A3E" w14:textId="46B2FB78" w:rsidR="008D1FDA" w:rsidRDefault="002D17BE" w:rsidP="00BA71A2">
      <w:pPr>
        <w:jc w:val="center"/>
        <w:rPr>
          <w:lang w:val="en-CA"/>
        </w:rPr>
      </w:pPr>
      <w:r>
        <w:rPr>
          <w:noProof/>
        </w:rPr>
        <w:drawing>
          <wp:inline distT="0" distB="0" distL="0" distR="0" wp14:anchorId="2C6C3EEF" wp14:editId="322EE696">
            <wp:extent cx="4292683" cy="4687780"/>
            <wp:effectExtent l="0" t="0" r="0" b="0"/>
            <wp:docPr id="1105146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3157" name="Picture 1418243157"/>
                    <pic:cNvPicPr/>
                  </pic:nvPicPr>
                  <pic:blipFill>
                    <a:blip r:embed="rId12">
                      <a:extLst>
                        <a:ext uri="{28A0092B-C50C-407E-A947-70E740481C1C}">
                          <a14:useLocalDpi xmlns:a14="http://schemas.microsoft.com/office/drawing/2010/main" val="0"/>
                        </a:ext>
                      </a:extLst>
                    </a:blip>
                    <a:stretch>
                      <a:fillRect/>
                    </a:stretch>
                  </pic:blipFill>
                  <pic:spPr>
                    <a:xfrm>
                      <a:off x="0" y="0"/>
                      <a:ext cx="4346666" cy="4746732"/>
                    </a:xfrm>
                    <a:prstGeom prst="rect">
                      <a:avLst/>
                    </a:prstGeom>
                  </pic:spPr>
                </pic:pic>
              </a:graphicData>
            </a:graphic>
          </wp:inline>
        </w:drawing>
      </w:r>
    </w:p>
    <w:p w14:paraId="17B8F4C3" w14:textId="605F892C"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sz w:val="28"/>
          <w:szCs w:val="28"/>
          <w:lang w:val="en-US"/>
        </w:rPr>
        <w:t xml:space="preserve">Professor: </w:t>
      </w:r>
      <w:r w:rsidR="00C1289C" w:rsidRPr="00C1289C">
        <w:rPr>
          <w:rStyle w:val="normaltextrun"/>
          <w:rFonts w:ascii="Aptos" w:hAnsi="Aptos" w:cs="Segoe UI"/>
          <w:sz w:val="28"/>
          <w:szCs w:val="28"/>
          <w:lang w:val="en-US"/>
        </w:rPr>
        <w:t>Behrad Khamesee</w:t>
      </w:r>
    </w:p>
    <w:p w14:paraId="2D92A958" w14:textId="77777777"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sz w:val="22"/>
          <w:szCs w:val="22"/>
        </w:rPr>
        <w:t> </w:t>
      </w:r>
    </w:p>
    <w:p w14:paraId="6E7759E6" w14:textId="229E26AA"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lang w:val="en-US"/>
        </w:rPr>
        <w:t xml:space="preserve">Course: MTE 380, </w:t>
      </w:r>
      <w:r w:rsidR="00015FC8">
        <w:rPr>
          <w:rStyle w:val="normaltextrun"/>
          <w:rFonts w:ascii="Aptos" w:hAnsi="Aptos" w:cs="Segoe UI"/>
          <w:lang w:val="en-US"/>
        </w:rPr>
        <w:t>Mechatronics Engineering Design Workshop</w:t>
      </w:r>
      <w:r>
        <w:rPr>
          <w:rStyle w:val="eop"/>
          <w:rFonts w:ascii="Aptos" w:hAnsi="Aptos" w:cs="Segoe UI"/>
        </w:rPr>
        <w:t> </w:t>
      </w:r>
    </w:p>
    <w:p w14:paraId="73C0D0F3" w14:textId="77777777"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rPr>
        <w:t> </w:t>
      </w:r>
    </w:p>
    <w:p w14:paraId="471CF8FB" w14:textId="77777777"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lang w:val="en-US"/>
        </w:rPr>
        <w:t>Group Members:</w:t>
      </w:r>
      <w:r>
        <w:rPr>
          <w:rStyle w:val="eop"/>
          <w:rFonts w:ascii="Aptos" w:hAnsi="Aptos" w:cs="Segoe UI"/>
        </w:rPr>
        <w:t> </w:t>
      </w:r>
    </w:p>
    <w:p w14:paraId="3D889504" w14:textId="7BF3532D"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lang w:val="en-US"/>
        </w:rPr>
        <w:t>Sydney Easton</w:t>
      </w:r>
      <w:r>
        <w:rPr>
          <w:rStyle w:val="eop"/>
          <w:rFonts w:ascii="Aptos" w:hAnsi="Aptos" w:cs="Segoe UI"/>
        </w:rPr>
        <w:t> </w:t>
      </w:r>
    </w:p>
    <w:p w14:paraId="3BC9A082" w14:textId="77777777"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lang w:val="en-US"/>
        </w:rPr>
        <w:t>Owen Grimm</w:t>
      </w:r>
      <w:r>
        <w:rPr>
          <w:rStyle w:val="eop"/>
          <w:rFonts w:ascii="Aptos" w:hAnsi="Aptos" w:cs="Segoe UI"/>
        </w:rPr>
        <w:t> </w:t>
      </w:r>
    </w:p>
    <w:p w14:paraId="411F5DD7" w14:textId="0E61EFF6" w:rsidR="001A029A" w:rsidRDefault="00731E1A"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lang w:val="en-US"/>
        </w:rPr>
        <w:t>Irina Kh</w:t>
      </w:r>
      <w:r w:rsidR="000641A0">
        <w:rPr>
          <w:rStyle w:val="normaltextrun"/>
          <w:rFonts w:ascii="Aptos" w:hAnsi="Aptos" w:cs="Segoe UI"/>
          <w:lang w:val="en-US"/>
        </w:rPr>
        <w:t>a</w:t>
      </w:r>
      <w:r w:rsidR="00AA7433">
        <w:rPr>
          <w:rStyle w:val="normaltextrun"/>
          <w:rFonts w:ascii="Aptos" w:hAnsi="Aptos" w:cs="Segoe UI"/>
          <w:lang w:val="en-US"/>
        </w:rPr>
        <w:t>n</w:t>
      </w:r>
    </w:p>
    <w:p w14:paraId="6B5FC6F0" w14:textId="0D2713BC" w:rsidR="001A029A" w:rsidRDefault="00AA7433" w:rsidP="001A029A">
      <w:pPr>
        <w:pStyle w:val="paragraph"/>
        <w:spacing w:before="0" w:beforeAutospacing="0" w:after="0" w:afterAutospacing="0"/>
        <w:jc w:val="center"/>
        <w:textAlignment w:val="baseline"/>
        <w:rPr>
          <w:rStyle w:val="normaltextrun"/>
          <w:rFonts w:ascii="Aptos" w:hAnsi="Aptos" w:cs="Segoe UI"/>
          <w:lang w:val="en-US"/>
        </w:rPr>
      </w:pPr>
      <w:r>
        <w:rPr>
          <w:rStyle w:val="normaltextrun"/>
          <w:rFonts w:ascii="Aptos" w:hAnsi="Aptos" w:cs="Segoe UI"/>
          <w:lang w:val="en-US"/>
        </w:rPr>
        <w:t>Sh</w:t>
      </w:r>
      <w:r w:rsidR="00705E77">
        <w:rPr>
          <w:rStyle w:val="normaltextrun"/>
          <w:rFonts w:ascii="Aptos" w:hAnsi="Aptos" w:cs="Segoe UI"/>
          <w:lang w:val="en-US"/>
        </w:rPr>
        <w:t xml:space="preserve">reya Sivakumar </w:t>
      </w:r>
    </w:p>
    <w:p w14:paraId="431740EC" w14:textId="551D7D76" w:rsidR="00112829" w:rsidRDefault="00112829"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lang w:val="en-US"/>
        </w:rPr>
        <w:t>Matt</w:t>
      </w:r>
      <w:r w:rsidR="00DA09DB">
        <w:rPr>
          <w:rStyle w:val="normaltextrun"/>
          <w:rFonts w:ascii="Aptos" w:hAnsi="Aptos" w:cs="Segoe UI"/>
          <w:lang w:val="en-US"/>
        </w:rPr>
        <w:t>hew Watt</w:t>
      </w:r>
    </w:p>
    <w:p w14:paraId="545FCA1D" w14:textId="77777777" w:rsidR="001A029A" w:rsidRDefault="001A029A" w:rsidP="001A029A">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rPr>
        <w:t> </w:t>
      </w:r>
    </w:p>
    <w:p w14:paraId="79D9AE25" w14:textId="2F69767D" w:rsidR="001A029A" w:rsidRDefault="00112829" w:rsidP="001A029A">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lang w:val="en-US"/>
        </w:rPr>
        <w:t>6</w:t>
      </w:r>
      <w:r w:rsidR="001A029A">
        <w:rPr>
          <w:rStyle w:val="normaltextrun"/>
          <w:rFonts w:ascii="Aptos" w:hAnsi="Aptos" w:cs="Segoe UI"/>
          <w:lang w:val="en-US"/>
        </w:rPr>
        <w:t xml:space="preserve">th </w:t>
      </w:r>
      <w:r>
        <w:rPr>
          <w:rStyle w:val="normaltextrun"/>
          <w:rFonts w:ascii="Aptos" w:hAnsi="Aptos" w:cs="Segoe UI"/>
          <w:lang w:val="en-US"/>
        </w:rPr>
        <w:t>April</w:t>
      </w:r>
      <w:r w:rsidR="001A029A">
        <w:rPr>
          <w:rStyle w:val="normaltextrun"/>
          <w:rFonts w:ascii="Aptos" w:hAnsi="Aptos" w:cs="Segoe UI"/>
          <w:lang w:val="en-US"/>
        </w:rPr>
        <w:t xml:space="preserve"> 2026</w:t>
      </w:r>
    </w:p>
    <w:p w14:paraId="6D57FD61" w14:textId="49A1D5D8" w:rsidR="00135D92" w:rsidRDefault="009D0EA1" w:rsidP="00966824">
      <w:pPr>
        <w:rPr>
          <w:lang w:val="en-CA"/>
        </w:rPr>
        <w:sectPr w:rsidR="00135D92" w:rsidSect="00F91EC3">
          <w:headerReference w:type="default" r:id="rId13"/>
          <w:footerReference w:type="even" r:id="rId14"/>
          <w:footerReference w:type="default" r:id="rId15"/>
          <w:pgSz w:w="12240" w:h="15840"/>
          <w:pgMar w:top="1440" w:right="1440" w:bottom="1440" w:left="1440" w:header="720" w:footer="720" w:gutter="0"/>
          <w:pgNumType w:start="1"/>
          <w:cols w:space="720"/>
          <w:docGrid w:linePitch="360"/>
        </w:sectPr>
      </w:pPr>
      <w:r>
        <w:rPr>
          <w:rFonts w:ascii="Aptos Display" w:hAnsi="Aptos Display"/>
          <w:noProof/>
          <w:sz w:val="56"/>
          <w:szCs w:val="56"/>
        </w:rPr>
        <mc:AlternateContent>
          <mc:Choice Requires="wps">
            <w:drawing>
              <wp:anchor distT="0" distB="0" distL="114300" distR="114300" simplePos="0" relativeHeight="251658241" behindDoc="0" locked="0" layoutInCell="1" allowOverlap="1" wp14:anchorId="1DAB3540" wp14:editId="53F1EFA4">
                <wp:simplePos x="0" y="0"/>
                <wp:positionH relativeFrom="column">
                  <wp:posOffset>5744308</wp:posOffset>
                </wp:positionH>
                <wp:positionV relativeFrom="paragraph">
                  <wp:posOffset>738554</wp:posOffset>
                </wp:positionV>
                <wp:extent cx="363416" cy="351692"/>
                <wp:effectExtent l="0" t="0" r="5080" b="4445"/>
                <wp:wrapNone/>
                <wp:docPr id="511263212" name="Rectangle 1"/>
                <wp:cNvGraphicFramePr/>
                <a:graphic xmlns:a="http://schemas.openxmlformats.org/drawingml/2006/main">
                  <a:graphicData uri="http://schemas.microsoft.com/office/word/2010/wordprocessingShape">
                    <wps:wsp>
                      <wps:cNvSpPr/>
                      <wps:spPr>
                        <a:xfrm>
                          <a:off x="0" y="0"/>
                          <a:ext cx="363416" cy="35169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F950DDF" id="Rectangle 1" o:spid="_x0000_s1026" style="position:absolute;margin-left:452.3pt;margin-top:58.15pt;width:28.6pt;height:27.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" fillcolor="white [3212]" stroked="f" strokeweight="1pt"/>
            </w:pict>
          </mc:Fallback>
        </mc:AlternateContent>
      </w:r>
    </w:p>
    <w:p w14:paraId="63723475" w14:textId="66F61896" w:rsidR="00A4740B" w:rsidRPr="00D4531E" w:rsidRDefault="00A4740B" w:rsidP="00D4531E">
      <w:pPr>
        <w:rPr>
          <w:color w:val="0F4761" w:themeColor="accent1" w:themeShade="BF"/>
          <w:sz w:val="40"/>
          <w:szCs w:val="40"/>
          <w:lang w:val="en-CA"/>
        </w:rPr>
      </w:pPr>
      <w:r w:rsidRPr="00D4531E">
        <w:rPr>
          <w:color w:val="0F4761" w:themeColor="accent1" w:themeShade="BF"/>
          <w:sz w:val="40"/>
          <w:szCs w:val="40"/>
          <w:lang w:val="en-CA"/>
        </w:rPr>
        <w:t>Exec</w:t>
      </w:r>
      <w:r w:rsidR="4D2D023E" w:rsidRPr="00D4531E">
        <w:rPr>
          <w:color w:val="0F4761" w:themeColor="accent1" w:themeShade="BF"/>
          <w:sz w:val="40"/>
          <w:szCs w:val="40"/>
          <w:lang w:val="en-CA"/>
        </w:rPr>
        <w:t>utive</w:t>
      </w:r>
      <w:r w:rsidRPr="00D4531E">
        <w:rPr>
          <w:color w:val="0F4761" w:themeColor="accent1" w:themeShade="BF"/>
          <w:sz w:val="40"/>
          <w:szCs w:val="40"/>
          <w:lang w:val="en-CA"/>
        </w:rPr>
        <w:t xml:space="preserve"> </w:t>
      </w:r>
      <w:r w:rsidR="008173CC" w:rsidRPr="00D4531E">
        <w:rPr>
          <w:color w:val="0F4761" w:themeColor="accent1" w:themeShade="BF"/>
          <w:sz w:val="40"/>
          <w:szCs w:val="40"/>
          <w:lang w:val="en-CA"/>
        </w:rPr>
        <w:t>S</w:t>
      </w:r>
      <w:r w:rsidRPr="00D4531E">
        <w:rPr>
          <w:color w:val="0F4761" w:themeColor="accent1" w:themeShade="BF"/>
          <w:sz w:val="40"/>
          <w:szCs w:val="40"/>
          <w:lang w:val="en-CA"/>
        </w:rPr>
        <w:t xml:space="preserve">ummary </w:t>
      </w:r>
    </w:p>
    <w:p w14:paraId="5D07921D" w14:textId="37CE15F2" w:rsidR="001E2404" w:rsidRPr="00F80FE9" w:rsidRDefault="003F4FF9" w:rsidP="00F80FE9">
      <w:pPr>
        <w:rPr>
          <w:lang w:val="en-CA"/>
        </w:rPr>
      </w:pPr>
      <w:r w:rsidRPr="00F80FE9">
        <w:rPr>
          <w:lang w:val="en-CA"/>
        </w:rPr>
        <w:t>Attached is the f</w:t>
      </w:r>
      <w:r w:rsidR="006B3A56" w:rsidRPr="00F80FE9">
        <w:rPr>
          <w:lang w:val="en-CA"/>
        </w:rPr>
        <w:t xml:space="preserve">inal report for </w:t>
      </w:r>
      <w:r w:rsidRPr="00F80FE9">
        <w:rPr>
          <w:lang w:val="en-CA"/>
        </w:rPr>
        <w:t xml:space="preserve">the </w:t>
      </w:r>
      <w:r w:rsidR="006B3A56" w:rsidRPr="00F80FE9">
        <w:rPr>
          <w:lang w:val="en-CA"/>
        </w:rPr>
        <w:t>MTE380 project</w:t>
      </w:r>
      <w:r w:rsidR="003D1504" w:rsidRPr="00F80FE9">
        <w:rPr>
          <w:lang w:val="en-CA"/>
        </w:rPr>
        <w:t xml:space="preserve">. This project </w:t>
      </w:r>
      <w:r w:rsidR="008A6492" w:rsidRPr="00F80FE9">
        <w:rPr>
          <w:lang w:val="en-CA"/>
        </w:rPr>
        <w:t xml:space="preserve">required a team of </w:t>
      </w:r>
      <w:r w:rsidR="00865903" w:rsidRPr="00F80FE9">
        <w:rPr>
          <w:lang w:val="en-CA"/>
        </w:rPr>
        <w:t xml:space="preserve">five 3B Mechatronics students to create a fully autonomous line following robot to complete a predetermined maze and return a </w:t>
      </w:r>
      <w:r w:rsidR="008C5E09">
        <w:rPr>
          <w:lang w:val="en-CA"/>
        </w:rPr>
        <w:t>LEGO</w:t>
      </w:r>
      <w:r w:rsidR="00865903" w:rsidRPr="00F80FE9">
        <w:rPr>
          <w:lang w:val="en-CA"/>
        </w:rPr>
        <w:t xml:space="preserve"> </w:t>
      </w:r>
      <w:r w:rsidR="70F2BB92" w:rsidRPr="48517120">
        <w:rPr>
          <w:lang w:val="en-CA"/>
        </w:rPr>
        <w:t>mini</w:t>
      </w:r>
      <w:r w:rsidR="00865903" w:rsidRPr="48517120">
        <w:rPr>
          <w:lang w:val="en-CA"/>
        </w:rPr>
        <w:t>figure</w:t>
      </w:r>
      <w:r w:rsidR="00865903" w:rsidRPr="00F80FE9">
        <w:rPr>
          <w:lang w:val="en-CA"/>
        </w:rPr>
        <w:t xml:space="preserve"> at the center of the maze to a safe</w:t>
      </w:r>
      <w:r w:rsidR="2F283B61" w:rsidRPr="48517120">
        <w:rPr>
          <w:lang w:val="en-CA"/>
        </w:rPr>
        <w:t xml:space="preserve"> </w:t>
      </w:r>
      <w:r w:rsidR="00865903" w:rsidRPr="00F80FE9">
        <w:rPr>
          <w:lang w:val="en-CA"/>
        </w:rPr>
        <w:t>zone.</w:t>
      </w:r>
      <w:r w:rsidR="00F80BE7" w:rsidRPr="00F80FE9">
        <w:rPr>
          <w:lang w:val="en-CA"/>
        </w:rPr>
        <w:t xml:space="preserve"> </w:t>
      </w:r>
      <w:r w:rsidR="2C616B21" w:rsidRPr="1B082275">
        <w:rPr>
          <w:lang w:val="en-CA"/>
        </w:rPr>
        <w:t>During</w:t>
      </w:r>
      <w:r w:rsidR="007A2532" w:rsidRPr="00F80FE9">
        <w:rPr>
          <w:lang w:val="en-CA"/>
        </w:rPr>
        <w:t xml:space="preserve"> the academic term</w:t>
      </w:r>
      <w:r w:rsidR="4251285C" w:rsidRPr="1B082275">
        <w:rPr>
          <w:lang w:val="en-CA"/>
        </w:rPr>
        <w:t>,</w:t>
      </w:r>
      <w:r w:rsidR="007A2532" w:rsidRPr="00F80FE9">
        <w:rPr>
          <w:lang w:val="en-CA"/>
        </w:rPr>
        <w:t xml:space="preserve"> the team </w:t>
      </w:r>
      <w:r w:rsidR="00F80FE9" w:rsidRPr="00F80FE9">
        <w:rPr>
          <w:lang w:val="en-CA"/>
        </w:rPr>
        <w:t>created a fully integrated system combining mechanical, electrical, and software design.</w:t>
      </w:r>
      <w:r w:rsidR="00F80FE9">
        <w:rPr>
          <w:lang w:val="en-CA"/>
        </w:rPr>
        <w:t xml:space="preserve"> </w:t>
      </w:r>
      <w:r w:rsidR="00F80FE9" w:rsidRPr="00F80FE9">
        <w:rPr>
          <w:lang w:val="en-CA"/>
        </w:rPr>
        <w:t>The</w:t>
      </w:r>
      <w:r w:rsidR="00FE35D7" w:rsidRPr="00F80FE9">
        <w:rPr>
          <w:lang w:val="en-CA"/>
        </w:rPr>
        <w:t xml:space="preserve"> project was constrained by a budget of $300</w:t>
      </w:r>
      <w:r w:rsidR="001E2404" w:rsidRPr="00F80FE9">
        <w:rPr>
          <w:lang w:val="en-CA"/>
        </w:rPr>
        <w:t xml:space="preserve">, </w:t>
      </w:r>
      <w:r w:rsidR="0004409B" w:rsidRPr="00F80FE9">
        <w:rPr>
          <w:lang w:val="en-CA"/>
        </w:rPr>
        <w:t xml:space="preserve">and the physical robot </w:t>
      </w:r>
      <w:r w:rsidR="009B1A45" w:rsidRPr="00F80FE9">
        <w:rPr>
          <w:lang w:val="en-CA"/>
        </w:rPr>
        <w:t xml:space="preserve">must not </w:t>
      </w:r>
      <w:r w:rsidR="00B70CD4">
        <w:rPr>
          <w:lang w:val="en-CA"/>
        </w:rPr>
        <w:t xml:space="preserve">have </w:t>
      </w:r>
      <w:r w:rsidR="009B1A45" w:rsidRPr="00F80FE9">
        <w:rPr>
          <w:lang w:val="en-CA"/>
        </w:rPr>
        <w:t>exceed</w:t>
      </w:r>
      <w:r w:rsidR="006E34B7">
        <w:rPr>
          <w:lang w:val="en-CA"/>
        </w:rPr>
        <w:t>ed</w:t>
      </w:r>
      <w:r w:rsidR="009B1A45" w:rsidRPr="00F80FE9">
        <w:rPr>
          <w:lang w:val="en-CA"/>
        </w:rPr>
        <w:t xml:space="preserve"> </w:t>
      </w:r>
      <w:r w:rsidR="0004409B" w:rsidRPr="00F80FE9">
        <w:rPr>
          <w:lang w:val="en-CA"/>
        </w:rPr>
        <w:t xml:space="preserve">0.22m </w:t>
      </w:r>
      <w:r w:rsidR="006556CF" w:rsidRPr="00F80FE9">
        <w:rPr>
          <w:lang w:val="en-CA"/>
        </w:rPr>
        <w:t xml:space="preserve">x </w:t>
      </w:r>
      <w:r w:rsidR="0004409B" w:rsidRPr="00F80FE9">
        <w:rPr>
          <w:lang w:val="en-CA"/>
        </w:rPr>
        <w:t xml:space="preserve">0.22m </w:t>
      </w:r>
      <w:r w:rsidR="006556CF" w:rsidRPr="00F80FE9">
        <w:rPr>
          <w:lang w:val="en-CA"/>
        </w:rPr>
        <w:t>x</w:t>
      </w:r>
      <w:r w:rsidR="0004409B" w:rsidRPr="00F80FE9">
        <w:rPr>
          <w:lang w:val="en-CA"/>
        </w:rPr>
        <w:t xml:space="preserve"> 0.25m, excluding the camera mount, and </w:t>
      </w:r>
      <w:r w:rsidR="00F76CEE">
        <w:rPr>
          <w:lang w:val="en-CA"/>
        </w:rPr>
        <w:t xml:space="preserve">must have </w:t>
      </w:r>
      <w:r w:rsidR="0004409B" w:rsidRPr="00F80FE9">
        <w:rPr>
          <w:lang w:val="en-CA"/>
        </w:rPr>
        <w:t>weigh</w:t>
      </w:r>
      <w:r w:rsidR="00F76CEE">
        <w:rPr>
          <w:lang w:val="en-CA"/>
        </w:rPr>
        <w:t>ed</w:t>
      </w:r>
      <w:r w:rsidR="0004409B" w:rsidRPr="00F80FE9">
        <w:rPr>
          <w:lang w:val="en-CA"/>
        </w:rPr>
        <w:t xml:space="preserve"> less than </w:t>
      </w:r>
      <w:r w:rsidR="007454A5">
        <w:rPr>
          <w:lang w:val="en-CA"/>
        </w:rPr>
        <w:t>5 lb</w:t>
      </w:r>
      <w:r w:rsidR="0004409B" w:rsidRPr="00F80FE9">
        <w:rPr>
          <w:lang w:val="en-CA"/>
        </w:rPr>
        <w:t xml:space="preserve"> or 2.27 kg.</w:t>
      </w:r>
      <w:r w:rsidR="006556CF" w:rsidRPr="00F80FE9">
        <w:rPr>
          <w:lang w:val="en-CA"/>
        </w:rPr>
        <w:t xml:space="preserve"> </w:t>
      </w:r>
      <w:r w:rsidR="001E2404" w:rsidRPr="00F80FE9">
        <w:rPr>
          <w:lang w:val="en-CA"/>
        </w:rPr>
        <w:t>The core objectiv</w:t>
      </w:r>
      <w:r w:rsidR="00F40914" w:rsidRPr="00F80FE9">
        <w:rPr>
          <w:lang w:val="en-CA"/>
        </w:rPr>
        <w:t>e</w:t>
      </w:r>
      <w:r w:rsidR="00F80FE9" w:rsidRPr="00F80FE9">
        <w:rPr>
          <w:lang w:val="en-CA"/>
        </w:rPr>
        <w:t xml:space="preserve"> defined by the team </w:t>
      </w:r>
      <w:r w:rsidR="00F40914" w:rsidRPr="00F80FE9">
        <w:rPr>
          <w:lang w:val="en-CA"/>
        </w:rPr>
        <w:t xml:space="preserve">was to complete the following tasks with &gt;95% reliability: lift the </w:t>
      </w:r>
      <w:r w:rsidR="008C5E09">
        <w:rPr>
          <w:lang w:val="en-CA"/>
        </w:rPr>
        <w:t>LEGO</w:t>
      </w:r>
      <w:r w:rsidR="00F40914" w:rsidRPr="00F80FE9">
        <w:rPr>
          <w:lang w:val="en-CA"/>
        </w:rPr>
        <w:t xml:space="preserve"> minifigure under 5 seconds, track the red lines </w:t>
      </w:r>
      <w:r w:rsidR="00BF71F7" w:rsidRPr="00F80FE9">
        <w:rPr>
          <w:lang w:val="en-CA"/>
        </w:rPr>
        <w:t xml:space="preserve">with tolerance </w:t>
      </w:r>
      <w:r w:rsidR="00F40914" w:rsidRPr="00F80FE9">
        <w:rPr>
          <w:lang w:val="en-CA"/>
        </w:rPr>
        <w:t>under 10% error during linear portions</w:t>
      </w:r>
      <w:r w:rsidR="00BF71F7" w:rsidRPr="00F80FE9">
        <w:rPr>
          <w:lang w:val="en-CA"/>
        </w:rPr>
        <w:t xml:space="preserve">, </w:t>
      </w:r>
      <w:r w:rsidR="00F40914" w:rsidRPr="00F80FE9">
        <w:rPr>
          <w:lang w:val="en-CA"/>
        </w:rPr>
        <w:t xml:space="preserve">reliably drop the </w:t>
      </w:r>
      <w:r w:rsidR="008C5E09">
        <w:rPr>
          <w:lang w:val="en-CA"/>
        </w:rPr>
        <w:t>LEGO</w:t>
      </w:r>
      <w:r w:rsidR="00F40914" w:rsidRPr="00F80FE9">
        <w:rPr>
          <w:lang w:val="en-CA"/>
        </w:rPr>
        <w:t xml:space="preserve"> minifigure within one of the two green safe zones</w:t>
      </w:r>
      <w:r w:rsidR="00BF71F7" w:rsidRPr="00F80FE9">
        <w:rPr>
          <w:lang w:val="en-CA"/>
        </w:rPr>
        <w:t xml:space="preserve">, and </w:t>
      </w:r>
      <w:r w:rsidR="00F40914" w:rsidRPr="00F80FE9">
        <w:rPr>
          <w:lang w:val="en-CA"/>
        </w:rPr>
        <w:t>navigate the course under 25 seconds</w:t>
      </w:r>
      <w:r w:rsidR="00F80FE9" w:rsidRPr="00F80FE9">
        <w:rPr>
          <w:lang w:val="en-CA"/>
        </w:rPr>
        <w:t xml:space="preserve">. </w:t>
      </w:r>
    </w:p>
    <w:p w14:paraId="2FB3F9A0" w14:textId="4626B505" w:rsidR="006A21B7" w:rsidRDefault="007454A5" w:rsidP="00600064">
      <w:pPr>
        <w:rPr>
          <w:lang w:val="en-CA"/>
        </w:rPr>
      </w:pPr>
      <w:r>
        <w:rPr>
          <w:lang w:val="en-CA"/>
        </w:rPr>
        <w:t xml:space="preserve">The final design </w:t>
      </w:r>
      <w:r w:rsidR="007E7FB2">
        <w:rPr>
          <w:lang w:val="en-CA"/>
        </w:rPr>
        <w:t xml:space="preserve">was under budget at </w:t>
      </w:r>
      <w:r w:rsidR="00DE0C9D">
        <w:rPr>
          <w:lang w:val="en-CA"/>
        </w:rPr>
        <w:t>$183.03</w:t>
      </w:r>
      <w:r w:rsidR="00B50CDA">
        <w:rPr>
          <w:lang w:val="en-CA"/>
        </w:rPr>
        <w:t xml:space="preserve"> for the final </w:t>
      </w:r>
      <w:r w:rsidR="0069202B">
        <w:rPr>
          <w:lang w:val="en-CA"/>
        </w:rPr>
        <w:t>build</w:t>
      </w:r>
      <w:r w:rsidR="0069202B" w:rsidRPr="4B57A201">
        <w:rPr>
          <w:lang w:val="en-CA"/>
        </w:rPr>
        <w:t xml:space="preserve"> and</w:t>
      </w:r>
      <w:r w:rsidR="0069202B">
        <w:rPr>
          <w:lang w:val="en-CA"/>
        </w:rPr>
        <w:t xml:space="preserve"> fell </w:t>
      </w:r>
      <w:r w:rsidR="6849D3ED" w:rsidRPr="4B57A201">
        <w:rPr>
          <w:lang w:val="en-CA"/>
        </w:rPr>
        <w:t xml:space="preserve">within the dimension </w:t>
      </w:r>
      <w:r w:rsidR="0069202B">
        <w:rPr>
          <w:lang w:val="en-CA"/>
        </w:rPr>
        <w:t>wright constraints</w:t>
      </w:r>
      <w:r w:rsidR="6849D3ED" w:rsidRPr="4B57A201">
        <w:rPr>
          <w:lang w:val="en-CA"/>
        </w:rPr>
        <w:t>.</w:t>
      </w:r>
      <w:r w:rsidR="00B50CDA">
        <w:rPr>
          <w:lang w:val="en-CA"/>
        </w:rPr>
        <w:t xml:space="preserve"> This final prototype </w:t>
      </w:r>
      <w:r w:rsidR="000C6DAD">
        <w:rPr>
          <w:lang w:val="en-CA"/>
        </w:rPr>
        <w:t xml:space="preserve">consists of three main </w:t>
      </w:r>
      <w:r w:rsidR="005A760C" w:rsidRPr="75B0EADC">
        <w:rPr>
          <w:lang w:val="en-CA"/>
        </w:rPr>
        <w:t>de</w:t>
      </w:r>
      <w:r w:rsidR="2530AB09" w:rsidRPr="75B0EADC">
        <w:rPr>
          <w:lang w:val="en-CA"/>
        </w:rPr>
        <w:t>s</w:t>
      </w:r>
      <w:r w:rsidR="005A760C" w:rsidRPr="75B0EADC">
        <w:rPr>
          <w:lang w:val="en-CA"/>
        </w:rPr>
        <w:t xml:space="preserve">ign </w:t>
      </w:r>
      <w:r w:rsidR="00F9707F">
        <w:rPr>
          <w:lang w:val="en-CA"/>
        </w:rPr>
        <w:t>segments</w:t>
      </w:r>
      <w:r w:rsidR="00AC07F8">
        <w:rPr>
          <w:lang w:val="en-CA"/>
        </w:rPr>
        <w:t>, the first of which is software</w:t>
      </w:r>
      <w:r w:rsidR="00600064">
        <w:rPr>
          <w:lang w:val="en-CA"/>
        </w:rPr>
        <w:t xml:space="preserve">. </w:t>
      </w:r>
      <w:r w:rsidR="00C61486">
        <w:rPr>
          <w:lang w:val="en-CA"/>
        </w:rPr>
        <w:t>The robot ha</w:t>
      </w:r>
      <w:r w:rsidR="00B02A23">
        <w:rPr>
          <w:lang w:val="en-CA"/>
        </w:rPr>
        <w:t xml:space="preserve">d a </w:t>
      </w:r>
      <w:r w:rsidR="00220765">
        <w:rPr>
          <w:lang w:val="en-CA"/>
        </w:rPr>
        <w:t>Raspberry Pi 5 which ran the PID controller</w:t>
      </w:r>
      <w:r w:rsidR="00157FEC">
        <w:rPr>
          <w:lang w:val="en-CA"/>
        </w:rPr>
        <w:t xml:space="preserve"> object class</w:t>
      </w:r>
      <w:r w:rsidR="00220765">
        <w:rPr>
          <w:lang w:val="en-CA"/>
        </w:rPr>
        <w:t>, and color processing with OpenCV</w:t>
      </w:r>
      <w:r w:rsidR="00157FEC">
        <w:rPr>
          <w:lang w:val="en-CA"/>
        </w:rPr>
        <w:t xml:space="preserve">. </w:t>
      </w:r>
      <w:r w:rsidR="005667FD">
        <w:rPr>
          <w:lang w:val="en-CA"/>
        </w:rPr>
        <w:t xml:space="preserve">The </w:t>
      </w:r>
      <w:r w:rsidR="009E5FCD">
        <w:rPr>
          <w:lang w:val="en-CA"/>
        </w:rPr>
        <w:t xml:space="preserve">PID controller </w:t>
      </w:r>
      <w:r w:rsidR="009044BC">
        <w:rPr>
          <w:lang w:val="en-CA"/>
        </w:rPr>
        <w:t>computations</w:t>
      </w:r>
      <w:r w:rsidR="009E5FCD">
        <w:rPr>
          <w:lang w:val="en-CA"/>
        </w:rPr>
        <w:t xml:space="preserve"> were fed by the color processing </w:t>
      </w:r>
      <w:r w:rsidR="00354294">
        <w:rPr>
          <w:lang w:val="en-CA"/>
        </w:rPr>
        <w:t>script and</w:t>
      </w:r>
      <w:r w:rsidR="009E5FCD">
        <w:rPr>
          <w:lang w:val="en-CA"/>
        </w:rPr>
        <w:t xml:space="preserve"> </w:t>
      </w:r>
      <w:r w:rsidR="009044BC">
        <w:rPr>
          <w:lang w:val="en-CA"/>
        </w:rPr>
        <w:t>then sent to the robot’s Arduino Uno through a serial bus</w:t>
      </w:r>
      <w:r w:rsidR="00B42F55">
        <w:rPr>
          <w:lang w:val="en-CA"/>
        </w:rPr>
        <w:t xml:space="preserve"> which then controlled all four motors</w:t>
      </w:r>
      <w:r w:rsidR="009044BC">
        <w:rPr>
          <w:lang w:val="en-CA"/>
        </w:rPr>
        <w:t xml:space="preserve">. </w:t>
      </w:r>
      <w:r w:rsidR="00CE5757">
        <w:rPr>
          <w:lang w:val="en-CA"/>
        </w:rPr>
        <w:t xml:space="preserve">The second design segment </w:t>
      </w:r>
      <w:r w:rsidR="00290FC9">
        <w:rPr>
          <w:lang w:val="en-CA"/>
        </w:rPr>
        <w:t>is the mechanical design</w:t>
      </w:r>
      <w:r w:rsidR="00553DD9">
        <w:rPr>
          <w:lang w:val="en-CA"/>
        </w:rPr>
        <w:t xml:space="preserve"> of the robot’s gripper arms. </w:t>
      </w:r>
      <w:r w:rsidR="005E6C82">
        <w:rPr>
          <w:lang w:val="en-CA"/>
        </w:rPr>
        <w:t xml:space="preserve">The </w:t>
      </w:r>
      <w:r w:rsidR="22F4BEAA" w:rsidRPr="75B0EADC">
        <w:rPr>
          <w:lang w:val="en-CA"/>
        </w:rPr>
        <w:t>t</w:t>
      </w:r>
      <w:r w:rsidR="005E6C82" w:rsidRPr="75B0EADC">
        <w:rPr>
          <w:lang w:val="en-CA"/>
        </w:rPr>
        <w:t>hird</w:t>
      </w:r>
      <w:r w:rsidR="005E6C82">
        <w:rPr>
          <w:lang w:val="en-CA"/>
        </w:rPr>
        <w:t xml:space="preserve"> design segment is the </w:t>
      </w:r>
      <w:r w:rsidR="005A78EB">
        <w:rPr>
          <w:lang w:val="en-CA"/>
        </w:rPr>
        <w:t xml:space="preserve">electrical design. </w:t>
      </w:r>
      <w:r w:rsidR="0090682E">
        <w:rPr>
          <w:lang w:val="en-CA"/>
        </w:rPr>
        <w:t xml:space="preserve">To maintain different </w:t>
      </w:r>
      <w:r w:rsidR="00FD6AAB">
        <w:rPr>
          <w:lang w:val="en-CA"/>
        </w:rPr>
        <w:t xml:space="preserve">power supply </w:t>
      </w:r>
      <w:r w:rsidR="00354294">
        <w:rPr>
          <w:lang w:val="en-CA"/>
        </w:rPr>
        <w:t>requirements</w:t>
      </w:r>
      <w:r w:rsidR="00FD6AAB">
        <w:rPr>
          <w:lang w:val="en-CA"/>
        </w:rPr>
        <w:t xml:space="preserve"> for different electrical components</w:t>
      </w:r>
      <w:r w:rsidR="0DE16D53" w:rsidRPr="75B0EADC">
        <w:rPr>
          <w:lang w:val="en-CA"/>
        </w:rPr>
        <w:t>,</w:t>
      </w:r>
      <w:r w:rsidR="00FD6AAB">
        <w:rPr>
          <w:lang w:val="en-CA"/>
        </w:rPr>
        <w:t xml:space="preserve"> </w:t>
      </w:r>
      <w:r w:rsidR="00345597">
        <w:rPr>
          <w:lang w:val="en-CA"/>
        </w:rPr>
        <w:t xml:space="preserve">a PCB buck converter was designed </w:t>
      </w:r>
      <w:r w:rsidR="00354294">
        <w:rPr>
          <w:lang w:val="en-CA"/>
        </w:rPr>
        <w:t>especially</w:t>
      </w:r>
      <w:r w:rsidR="00A1079E">
        <w:rPr>
          <w:lang w:val="en-CA"/>
        </w:rPr>
        <w:t xml:space="preserve"> for the robot, to allow the entire system to be powered by one </w:t>
      </w:r>
      <w:r w:rsidR="009F7A03">
        <w:rPr>
          <w:lang w:val="en-CA"/>
        </w:rPr>
        <w:t>12.4V LiPo</w:t>
      </w:r>
      <w:r w:rsidR="005A760C">
        <w:rPr>
          <w:lang w:val="en-CA"/>
        </w:rPr>
        <w:t xml:space="preserve"> battery. </w:t>
      </w:r>
    </w:p>
    <w:p w14:paraId="69FCF272" w14:textId="39AB2135" w:rsidR="00F16519" w:rsidRDefault="002450BF">
      <w:pPr>
        <w:rPr>
          <w:lang w:val="en-CA"/>
        </w:rPr>
        <w:sectPr w:rsidR="00F16519" w:rsidSect="00DB4EC3">
          <w:type w:val="continuous"/>
          <w:pgSz w:w="12240" w:h="15840"/>
          <w:pgMar w:top="1440" w:right="1440" w:bottom="1440" w:left="1440" w:header="720" w:footer="720" w:gutter="0"/>
          <w:pgNumType w:fmt="lowerRoman" w:start="1"/>
          <w:cols w:space="720"/>
          <w:docGrid w:linePitch="360"/>
        </w:sectPr>
      </w:pPr>
      <w:r>
        <w:rPr>
          <w:lang w:val="en-CA"/>
        </w:rPr>
        <w:t xml:space="preserve">The </w:t>
      </w:r>
      <w:r w:rsidR="007E22F8">
        <w:rPr>
          <w:lang w:val="en-CA"/>
        </w:rPr>
        <w:t xml:space="preserve">initial schedule made </w:t>
      </w:r>
      <w:r w:rsidR="00CE3A3D">
        <w:rPr>
          <w:lang w:val="en-CA"/>
        </w:rPr>
        <w:t>during</w:t>
      </w:r>
      <w:r w:rsidR="007E22F8">
        <w:rPr>
          <w:lang w:val="en-CA"/>
        </w:rPr>
        <w:t xml:space="preserve"> the </w:t>
      </w:r>
      <w:r w:rsidR="00CE3A3D">
        <w:rPr>
          <w:lang w:val="en-CA"/>
        </w:rPr>
        <w:t xml:space="preserve">first months of the term was not followed </w:t>
      </w:r>
      <w:r w:rsidR="00A706C9">
        <w:rPr>
          <w:lang w:val="en-CA"/>
        </w:rPr>
        <w:t>as expected, so p</w:t>
      </w:r>
      <w:r w:rsidR="00CF352D" w:rsidRPr="00CF352D">
        <w:rPr>
          <w:lang w:val="en-CA"/>
        </w:rPr>
        <w:t>rogress lagged prior and through midterm week</w:t>
      </w:r>
      <w:r w:rsidR="00A706C9">
        <w:rPr>
          <w:lang w:val="en-CA"/>
        </w:rPr>
        <w:t>. This delay in work was</w:t>
      </w:r>
      <w:r w:rsidR="00CF352D" w:rsidRPr="00CF352D">
        <w:rPr>
          <w:lang w:val="en-CA"/>
        </w:rPr>
        <w:t xml:space="preserve"> due to higher-than</w:t>
      </w:r>
      <w:r w:rsidR="263196F6" w:rsidRPr="75B0EADC">
        <w:rPr>
          <w:lang w:val="en-CA"/>
        </w:rPr>
        <w:t>-</w:t>
      </w:r>
      <w:r w:rsidR="00CF352D" w:rsidRPr="00CF352D">
        <w:rPr>
          <w:lang w:val="en-CA"/>
        </w:rPr>
        <w:t>expected workload</w:t>
      </w:r>
      <w:r w:rsidR="00A706C9">
        <w:rPr>
          <w:lang w:val="en-CA"/>
        </w:rPr>
        <w:t xml:space="preserve"> from other courses </w:t>
      </w:r>
      <w:r w:rsidR="00A706C9" w:rsidRPr="75B0EADC">
        <w:rPr>
          <w:lang w:val="en-CA"/>
        </w:rPr>
        <w:t>take</w:t>
      </w:r>
      <w:r w:rsidR="6E3213FF" w:rsidRPr="75B0EADC">
        <w:rPr>
          <w:lang w:val="en-CA"/>
        </w:rPr>
        <w:t>n</w:t>
      </w:r>
      <w:r w:rsidR="00A706C9">
        <w:rPr>
          <w:lang w:val="en-CA"/>
        </w:rPr>
        <w:t xml:space="preserve"> simultaneously </w:t>
      </w:r>
      <w:r w:rsidR="70AB8988" w:rsidRPr="75B0EADC">
        <w:rPr>
          <w:lang w:val="en-CA"/>
        </w:rPr>
        <w:t>with</w:t>
      </w:r>
      <w:r w:rsidR="00A706C9" w:rsidRPr="75B0EADC">
        <w:rPr>
          <w:lang w:val="en-CA"/>
        </w:rPr>
        <w:t xml:space="preserve"> MTE</w:t>
      </w:r>
      <w:r w:rsidR="70AB8988" w:rsidRPr="75B0EADC">
        <w:rPr>
          <w:lang w:val="en-CA"/>
        </w:rPr>
        <w:t xml:space="preserve"> </w:t>
      </w:r>
      <w:r w:rsidR="00A706C9" w:rsidRPr="75B0EADC">
        <w:rPr>
          <w:lang w:val="en-CA"/>
        </w:rPr>
        <w:t>380.</w:t>
      </w:r>
      <w:r w:rsidR="00A706C9">
        <w:rPr>
          <w:lang w:val="en-CA"/>
        </w:rPr>
        <w:t xml:space="preserve"> </w:t>
      </w:r>
      <w:r w:rsidR="00CF352D" w:rsidRPr="00CF352D">
        <w:rPr>
          <w:lang w:val="en-CA"/>
        </w:rPr>
        <w:t xml:space="preserve">To get back on schedule, designs were </w:t>
      </w:r>
      <w:r w:rsidR="00354294">
        <w:rPr>
          <w:lang w:val="en-CA"/>
        </w:rPr>
        <w:t>simplified</w:t>
      </w:r>
      <w:r w:rsidR="00CF352D" w:rsidRPr="00CF352D">
        <w:rPr>
          <w:lang w:val="en-CA"/>
        </w:rPr>
        <w:t xml:space="preserve"> and scope of custom PCB was reduced</w:t>
      </w:r>
      <w:r w:rsidR="00354294">
        <w:rPr>
          <w:lang w:val="en-CA"/>
        </w:rPr>
        <w:t xml:space="preserve">. </w:t>
      </w:r>
      <w:r w:rsidR="00CF352D" w:rsidRPr="00CF352D">
        <w:rPr>
          <w:lang w:val="en-CA"/>
        </w:rPr>
        <w:t xml:space="preserve">Those changes brought </w:t>
      </w:r>
      <w:r w:rsidR="00354294">
        <w:rPr>
          <w:lang w:val="en-CA"/>
        </w:rPr>
        <w:t>the team</w:t>
      </w:r>
      <w:r w:rsidR="00CF352D" w:rsidRPr="00CF352D">
        <w:rPr>
          <w:lang w:val="en-CA"/>
        </w:rPr>
        <w:t xml:space="preserve"> back on track and </w:t>
      </w:r>
      <w:r w:rsidR="00354294">
        <w:rPr>
          <w:lang w:val="en-CA"/>
        </w:rPr>
        <w:t xml:space="preserve">so the project could be </w:t>
      </w:r>
      <w:r w:rsidR="00CF352D" w:rsidRPr="00CF352D">
        <w:rPr>
          <w:lang w:val="en-CA"/>
        </w:rPr>
        <w:t>completed on schedule for all remaining milestones</w:t>
      </w:r>
      <w:r w:rsidR="00354294">
        <w:rPr>
          <w:lang w:val="en-CA"/>
        </w:rPr>
        <w:t xml:space="preserve">. </w:t>
      </w:r>
    </w:p>
    <w:p w14:paraId="3BC6120F" w14:textId="710FF11C" w:rsidR="00354294" w:rsidRDefault="005A7430">
      <w:pPr>
        <w:rPr>
          <w:lang w:val="en-CA"/>
        </w:rPr>
      </w:pPr>
      <w:r>
        <w:rPr>
          <w:lang w:val="en-CA"/>
        </w:rPr>
        <w:t xml:space="preserve">The robot the team designed was ultimately successful during testing on Game Day. </w:t>
      </w:r>
      <w:r w:rsidR="00AF2E8E">
        <w:rPr>
          <w:lang w:val="en-CA"/>
        </w:rPr>
        <w:t>The robot was able to successfully complete the course</w:t>
      </w:r>
      <w:r w:rsidR="00966824">
        <w:rPr>
          <w:lang w:val="en-CA"/>
        </w:rPr>
        <w:t xml:space="preserve">, retrieve the LEGO </w:t>
      </w:r>
      <w:r w:rsidR="00A3176C">
        <w:rPr>
          <w:lang w:val="en-CA"/>
        </w:rPr>
        <w:t>mini</w:t>
      </w:r>
      <w:r w:rsidR="00966824">
        <w:rPr>
          <w:lang w:val="en-CA"/>
        </w:rPr>
        <w:t>figure, and return to the starting position</w:t>
      </w:r>
      <w:r w:rsidR="000B2243">
        <w:rPr>
          <w:lang w:val="en-CA"/>
        </w:rPr>
        <w:t xml:space="preserve"> during one of three runs</w:t>
      </w:r>
      <w:r w:rsidR="00966824">
        <w:rPr>
          <w:lang w:val="en-CA"/>
        </w:rPr>
        <w:t>.</w:t>
      </w:r>
      <w:r w:rsidR="00E82AFB">
        <w:rPr>
          <w:lang w:val="en-CA"/>
        </w:rPr>
        <w:t xml:space="preserve"> </w:t>
      </w:r>
      <w:r w:rsidR="000B2243">
        <w:rPr>
          <w:lang w:val="en-CA"/>
        </w:rPr>
        <w:t xml:space="preserve">The robot failed the task twice, once due to </w:t>
      </w:r>
      <w:r w:rsidR="004D2E39">
        <w:rPr>
          <w:lang w:val="en-CA"/>
        </w:rPr>
        <w:t xml:space="preserve">unexpected ambient lighting affecting color processing, and once due to a </w:t>
      </w:r>
      <w:r w:rsidR="003E14D2">
        <w:rPr>
          <w:lang w:val="en-CA"/>
        </w:rPr>
        <w:t>motor malfunction</w:t>
      </w:r>
      <w:r w:rsidR="00600FF7">
        <w:rPr>
          <w:lang w:val="en-CA"/>
        </w:rPr>
        <w:t>.</w:t>
      </w:r>
    </w:p>
    <w:p w14:paraId="2B7B7B97" w14:textId="456E92E8" w:rsidR="00DB4EC3" w:rsidRPr="00B9131B" w:rsidRDefault="00DB4EC3">
      <w:pPr>
        <w:rPr>
          <w:lang w:val="en-CA"/>
        </w:rPr>
      </w:pPr>
    </w:p>
    <w:sdt>
      <w:sdtPr>
        <w:rPr>
          <w:rFonts w:asciiTheme="minorHAnsi" w:eastAsiaTheme="minorEastAsia" w:hAnsiTheme="minorHAnsi" w:cstheme="minorBidi"/>
          <w:b w:val="0"/>
          <w:bCs w:val="0"/>
          <w:color w:val="auto"/>
          <w:sz w:val="24"/>
          <w:szCs w:val="24"/>
          <w:lang w:eastAsia="ja-JP"/>
        </w:rPr>
        <w:id w:val="725955475"/>
        <w:docPartObj>
          <w:docPartGallery w:val="Table of Contents"/>
          <w:docPartUnique/>
        </w:docPartObj>
      </w:sdtPr>
      <w:sdtEndPr/>
      <w:sdtContent>
        <w:p w14:paraId="6E65977F" w14:textId="077DC9B4" w:rsidR="00E01482" w:rsidRDefault="00E01482">
          <w:pPr>
            <w:pStyle w:val="TOCHeading"/>
          </w:pPr>
          <w:r>
            <w:t>Table of Contents</w:t>
          </w:r>
        </w:p>
        <w:p w14:paraId="17BDD0D6" w14:textId="5EF215E3" w:rsidR="00685D7B" w:rsidRDefault="00E01482">
          <w:pPr>
            <w:pStyle w:val="TOC1"/>
            <w:tabs>
              <w:tab w:val="right" w:leader="dot" w:pos="9350"/>
            </w:tabs>
            <w:rPr>
              <w:b w:val="0"/>
              <w:bCs w:val="0"/>
              <w:i w:val="0"/>
              <w:iCs w:val="0"/>
              <w:noProof/>
              <w:kern w:val="2"/>
              <w:lang w:val="en-CA" w:eastAsia="en-US"/>
              <w14:ligatures w14:val="standardContextual"/>
            </w:rPr>
          </w:pPr>
          <w:r>
            <w:rPr>
              <w:b w:val="0"/>
              <w:bCs w:val="0"/>
            </w:rPr>
            <w:fldChar w:fldCharType="begin"/>
          </w:r>
          <w:r>
            <w:instrText xml:space="preserve"> TOC \o "1-3" \h \z \u </w:instrText>
          </w:r>
          <w:r>
            <w:rPr>
              <w:b w:val="0"/>
              <w:bCs w:val="0"/>
            </w:rPr>
            <w:fldChar w:fldCharType="separate"/>
          </w:r>
          <w:hyperlink w:anchor="_Toc226408580" w:history="1">
            <w:r w:rsidR="00685D7B" w:rsidRPr="00D63368">
              <w:rPr>
                <w:rStyle w:val="Hyperlink"/>
                <w:noProof/>
                <w:lang w:val="en-CA"/>
              </w:rPr>
              <w:t>Table of figures</w:t>
            </w:r>
            <w:r w:rsidR="00685D7B">
              <w:rPr>
                <w:noProof/>
                <w:webHidden/>
              </w:rPr>
              <w:tab/>
            </w:r>
            <w:r w:rsidR="00685D7B">
              <w:rPr>
                <w:noProof/>
                <w:webHidden/>
              </w:rPr>
              <w:fldChar w:fldCharType="begin"/>
            </w:r>
            <w:r w:rsidR="00685D7B">
              <w:rPr>
                <w:noProof/>
                <w:webHidden/>
              </w:rPr>
              <w:instrText xml:space="preserve"> PAGEREF _Toc226408580 \h </w:instrText>
            </w:r>
            <w:r w:rsidR="00685D7B">
              <w:rPr>
                <w:noProof/>
                <w:webHidden/>
              </w:rPr>
            </w:r>
            <w:r w:rsidR="00685D7B">
              <w:rPr>
                <w:noProof/>
                <w:webHidden/>
              </w:rPr>
              <w:fldChar w:fldCharType="separate"/>
            </w:r>
            <w:r w:rsidR="00685D7B">
              <w:rPr>
                <w:noProof/>
                <w:webHidden/>
              </w:rPr>
              <w:t>ii</w:t>
            </w:r>
            <w:r w:rsidR="00685D7B">
              <w:rPr>
                <w:noProof/>
                <w:webHidden/>
              </w:rPr>
              <w:fldChar w:fldCharType="end"/>
            </w:r>
          </w:hyperlink>
        </w:p>
        <w:p w14:paraId="68015451" w14:textId="609B2586" w:rsidR="00685D7B" w:rsidRDefault="00685D7B">
          <w:pPr>
            <w:pStyle w:val="TOC1"/>
            <w:tabs>
              <w:tab w:val="right" w:leader="dot" w:pos="9350"/>
            </w:tabs>
            <w:rPr>
              <w:b w:val="0"/>
              <w:bCs w:val="0"/>
              <w:i w:val="0"/>
              <w:iCs w:val="0"/>
              <w:noProof/>
              <w:kern w:val="2"/>
              <w:lang w:val="en-CA" w:eastAsia="en-US"/>
              <w14:ligatures w14:val="standardContextual"/>
            </w:rPr>
          </w:pPr>
          <w:hyperlink w:anchor="_Toc226408581" w:history="1">
            <w:r w:rsidRPr="00D63368">
              <w:rPr>
                <w:rStyle w:val="Hyperlink"/>
                <w:noProof/>
                <w:lang w:val="en-CA"/>
              </w:rPr>
              <w:t>Table of tables</w:t>
            </w:r>
            <w:r>
              <w:rPr>
                <w:noProof/>
                <w:webHidden/>
              </w:rPr>
              <w:tab/>
            </w:r>
            <w:r>
              <w:rPr>
                <w:noProof/>
                <w:webHidden/>
              </w:rPr>
              <w:fldChar w:fldCharType="begin"/>
            </w:r>
            <w:r>
              <w:rPr>
                <w:noProof/>
                <w:webHidden/>
              </w:rPr>
              <w:instrText xml:space="preserve"> PAGEREF _Toc226408581 \h </w:instrText>
            </w:r>
            <w:r>
              <w:rPr>
                <w:noProof/>
                <w:webHidden/>
              </w:rPr>
            </w:r>
            <w:r>
              <w:rPr>
                <w:noProof/>
                <w:webHidden/>
              </w:rPr>
              <w:fldChar w:fldCharType="separate"/>
            </w:r>
            <w:r>
              <w:rPr>
                <w:noProof/>
                <w:webHidden/>
              </w:rPr>
              <w:t>iii</w:t>
            </w:r>
            <w:r>
              <w:rPr>
                <w:noProof/>
                <w:webHidden/>
              </w:rPr>
              <w:fldChar w:fldCharType="end"/>
            </w:r>
          </w:hyperlink>
        </w:p>
        <w:p w14:paraId="160C9892" w14:textId="5AF36750" w:rsidR="00685D7B" w:rsidRDefault="00685D7B">
          <w:pPr>
            <w:pStyle w:val="TOC1"/>
            <w:tabs>
              <w:tab w:val="right" w:leader="dot" w:pos="9350"/>
            </w:tabs>
            <w:rPr>
              <w:b w:val="0"/>
              <w:bCs w:val="0"/>
              <w:i w:val="0"/>
              <w:iCs w:val="0"/>
              <w:noProof/>
              <w:kern w:val="2"/>
              <w:lang w:val="en-CA" w:eastAsia="en-US"/>
              <w14:ligatures w14:val="standardContextual"/>
            </w:rPr>
          </w:pPr>
          <w:hyperlink w:anchor="_Toc226408582" w:history="1">
            <w:r w:rsidRPr="00D63368">
              <w:rPr>
                <w:rStyle w:val="Hyperlink"/>
                <w:noProof/>
                <w:lang w:val="en-CA"/>
              </w:rPr>
              <w:t>1 Introduction</w:t>
            </w:r>
            <w:r>
              <w:rPr>
                <w:noProof/>
                <w:webHidden/>
              </w:rPr>
              <w:tab/>
            </w:r>
            <w:r>
              <w:rPr>
                <w:noProof/>
                <w:webHidden/>
              </w:rPr>
              <w:fldChar w:fldCharType="begin"/>
            </w:r>
            <w:r>
              <w:rPr>
                <w:noProof/>
                <w:webHidden/>
              </w:rPr>
              <w:instrText xml:space="preserve"> PAGEREF _Toc226408582 \h </w:instrText>
            </w:r>
            <w:r>
              <w:rPr>
                <w:noProof/>
                <w:webHidden/>
              </w:rPr>
            </w:r>
            <w:r>
              <w:rPr>
                <w:noProof/>
                <w:webHidden/>
              </w:rPr>
              <w:fldChar w:fldCharType="separate"/>
            </w:r>
            <w:r>
              <w:rPr>
                <w:noProof/>
                <w:webHidden/>
              </w:rPr>
              <w:t>1</w:t>
            </w:r>
            <w:r>
              <w:rPr>
                <w:noProof/>
                <w:webHidden/>
              </w:rPr>
              <w:fldChar w:fldCharType="end"/>
            </w:r>
          </w:hyperlink>
        </w:p>
        <w:p w14:paraId="7C45D727" w14:textId="18200C98"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583" w:history="1">
            <w:r w:rsidRPr="00D63368">
              <w:rPr>
                <w:rStyle w:val="Hyperlink"/>
                <w:rFonts w:eastAsia="Aptos" w:cs="Aptos"/>
                <w:noProof/>
                <w:lang w:val="en-CA"/>
              </w:rPr>
              <w:t>1.1.</w:t>
            </w:r>
            <w:r w:rsidRPr="00D63368">
              <w:rPr>
                <w:rStyle w:val="Hyperlink"/>
                <w:noProof/>
                <w:lang w:val="en-CA"/>
              </w:rPr>
              <w:t xml:space="preserve"> Background</w:t>
            </w:r>
            <w:r>
              <w:rPr>
                <w:noProof/>
                <w:webHidden/>
              </w:rPr>
              <w:tab/>
            </w:r>
            <w:r>
              <w:rPr>
                <w:noProof/>
                <w:webHidden/>
              </w:rPr>
              <w:fldChar w:fldCharType="begin"/>
            </w:r>
            <w:r>
              <w:rPr>
                <w:noProof/>
                <w:webHidden/>
              </w:rPr>
              <w:instrText xml:space="preserve"> PAGEREF _Toc226408583 \h </w:instrText>
            </w:r>
            <w:r>
              <w:rPr>
                <w:noProof/>
                <w:webHidden/>
              </w:rPr>
            </w:r>
            <w:r>
              <w:rPr>
                <w:noProof/>
                <w:webHidden/>
              </w:rPr>
              <w:fldChar w:fldCharType="separate"/>
            </w:r>
            <w:r>
              <w:rPr>
                <w:noProof/>
                <w:webHidden/>
              </w:rPr>
              <w:t>2</w:t>
            </w:r>
            <w:r>
              <w:rPr>
                <w:noProof/>
                <w:webHidden/>
              </w:rPr>
              <w:fldChar w:fldCharType="end"/>
            </w:r>
          </w:hyperlink>
        </w:p>
        <w:p w14:paraId="1E5BE343" w14:textId="491AFD1D"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584" w:history="1">
            <w:r w:rsidRPr="00D63368">
              <w:rPr>
                <w:rStyle w:val="Hyperlink"/>
                <w:rFonts w:eastAsia="Aptos" w:cs="Aptos"/>
                <w:noProof/>
                <w:lang w:val="en-CA"/>
              </w:rPr>
              <w:t>1.2.</w:t>
            </w:r>
            <w:r w:rsidRPr="00D63368">
              <w:rPr>
                <w:rStyle w:val="Hyperlink"/>
                <w:noProof/>
                <w:lang w:val="en-CA"/>
              </w:rPr>
              <w:t xml:space="preserve"> Problem Statement</w:t>
            </w:r>
            <w:r>
              <w:rPr>
                <w:noProof/>
                <w:webHidden/>
              </w:rPr>
              <w:tab/>
            </w:r>
            <w:r>
              <w:rPr>
                <w:noProof/>
                <w:webHidden/>
              </w:rPr>
              <w:fldChar w:fldCharType="begin"/>
            </w:r>
            <w:r>
              <w:rPr>
                <w:noProof/>
                <w:webHidden/>
              </w:rPr>
              <w:instrText xml:space="preserve"> PAGEREF _Toc226408584 \h </w:instrText>
            </w:r>
            <w:r>
              <w:rPr>
                <w:noProof/>
                <w:webHidden/>
              </w:rPr>
            </w:r>
            <w:r>
              <w:rPr>
                <w:noProof/>
                <w:webHidden/>
              </w:rPr>
              <w:fldChar w:fldCharType="separate"/>
            </w:r>
            <w:r>
              <w:rPr>
                <w:noProof/>
                <w:webHidden/>
              </w:rPr>
              <w:t>2</w:t>
            </w:r>
            <w:r>
              <w:rPr>
                <w:noProof/>
                <w:webHidden/>
              </w:rPr>
              <w:fldChar w:fldCharType="end"/>
            </w:r>
          </w:hyperlink>
        </w:p>
        <w:p w14:paraId="462A50FD" w14:textId="11A39BDD" w:rsidR="00685D7B" w:rsidRDefault="00685D7B">
          <w:pPr>
            <w:pStyle w:val="TOC1"/>
            <w:tabs>
              <w:tab w:val="left" w:pos="480"/>
              <w:tab w:val="right" w:leader="dot" w:pos="9350"/>
            </w:tabs>
            <w:rPr>
              <w:b w:val="0"/>
              <w:bCs w:val="0"/>
              <w:i w:val="0"/>
              <w:iCs w:val="0"/>
              <w:noProof/>
              <w:kern w:val="2"/>
              <w:lang w:val="en-CA" w:eastAsia="en-US"/>
              <w14:ligatures w14:val="standardContextual"/>
            </w:rPr>
          </w:pPr>
          <w:hyperlink w:anchor="_Toc226408585" w:history="1">
            <w:r w:rsidRPr="00D63368">
              <w:rPr>
                <w:rStyle w:val="Hyperlink"/>
                <w:noProof/>
                <w:lang w:val="en-CA"/>
              </w:rPr>
              <w:t>2.</w:t>
            </w:r>
            <w:r>
              <w:rPr>
                <w:b w:val="0"/>
                <w:bCs w:val="0"/>
                <w:i w:val="0"/>
                <w:iCs w:val="0"/>
                <w:noProof/>
                <w:kern w:val="2"/>
                <w:lang w:val="en-CA" w:eastAsia="en-US"/>
                <w14:ligatures w14:val="standardContextual"/>
              </w:rPr>
              <w:tab/>
            </w:r>
            <w:r w:rsidRPr="00D63368">
              <w:rPr>
                <w:rStyle w:val="Hyperlink"/>
                <w:noProof/>
                <w:lang w:val="en-CA"/>
              </w:rPr>
              <w:t>Needs Analysis and Problem Formulation</w:t>
            </w:r>
            <w:r>
              <w:rPr>
                <w:noProof/>
                <w:webHidden/>
              </w:rPr>
              <w:tab/>
            </w:r>
            <w:r>
              <w:rPr>
                <w:noProof/>
                <w:webHidden/>
              </w:rPr>
              <w:fldChar w:fldCharType="begin"/>
            </w:r>
            <w:r>
              <w:rPr>
                <w:noProof/>
                <w:webHidden/>
              </w:rPr>
              <w:instrText xml:space="preserve"> PAGEREF _Toc226408585 \h </w:instrText>
            </w:r>
            <w:r>
              <w:rPr>
                <w:noProof/>
                <w:webHidden/>
              </w:rPr>
            </w:r>
            <w:r>
              <w:rPr>
                <w:noProof/>
                <w:webHidden/>
              </w:rPr>
              <w:fldChar w:fldCharType="separate"/>
            </w:r>
            <w:r>
              <w:rPr>
                <w:noProof/>
                <w:webHidden/>
              </w:rPr>
              <w:t>2</w:t>
            </w:r>
            <w:r>
              <w:rPr>
                <w:noProof/>
                <w:webHidden/>
              </w:rPr>
              <w:fldChar w:fldCharType="end"/>
            </w:r>
          </w:hyperlink>
        </w:p>
        <w:p w14:paraId="6071D6F8" w14:textId="10C6DE5C"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586" w:history="1">
            <w:r w:rsidRPr="00D63368">
              <w:rPr>
                <w:rStyle w:val="Hyperlink"/>
                <w:noProof/>
                <w:lang w:val="en-CA"/>
              </w:rPr>
              <w:t>2.1. Objectives, Constraints, and Criteria</w:t>
            </w:r>
            <w:r>
              <w:rPr>
                <w:noProof/>
                <w:webHidden/>
              </w:rPr>
              <w:tab/>
            </w:r>
            <w:r>
              <w:rPr>
                <w:noProof/>
                <w:webHidden/>
              </w:rPr>
              <w:fldChar w:fldCharType="begin"/>
            </w:r>
            <w:r>
              <w:rPr>
                <w:noProof/>
                <w:webHidden/>
              </w:rPr>
              <w:instrText xml:space="preserve"> PAGEREF _Toc226408586 \h </w:instrText>
            </w:r>
            <w:r>
              <w:rPr>
                <w:noProof/>
                <w:webHidden/>
              </w:rPr>
            </w:r>
            <w:r>
              <w:rPr>
                <w:noProof/>
                <w:webHidden/>
              </w:rPr>
              <w:fldChar w:fldCharType="separate"/>
            </w:r>
            <w:r>
              <w:rPr>
                <w:noProof/>
                <w:webHidden/>
              </w:rPr>
              <w:t>2</w:t>
            </w:r>
            <w:r>
              <w:rPr>
                <w:noProof/>
                <w:webHidden/>
              </w:rPr>
              <w:fldChar w:fldCharType="end"/>
            </w:r>
          </w:hyperlink>
        </w:p>
        <w:p w14:paraId="0A50D8DD" w14:textId="019FAA79"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587" w:history="1">
            <w:r w:rsidRPr="00D63368">
              <w:rPr>
                <w:rStyle w:val="Hyperlink"/>
                <w:noProof/>
                <w:lang w:val="en-CA"/>
              </w:rPr>
              <w:t>2.2. Overview of Final Design</w:t>
            </w:r>
            <w:r>
              <w:rPr>
                <w:noProof/>
                <w:webHidden/>
              </w:rPr>
              <w:tab/>
            </w:r>
            <w:r>
              <w:rPr>
                <w:noProof/>
                <w:webHidden/>
              </w:rPr>
              <w:fldChar w:fldCharType="begin"/>
            </w:r>
            <w:r>
              <w:rPr>
                <w:noProof/>
                <w:webHidden/>
              </w:rPr>
              <w:instrText xml:space="preserve"> PAGEREF _Toc226408587 \h </w:instrText>
            </w:r>
            <w:r>
              <w:rPr>
                <w:noProof/>
                <w:webHidden/>
              </w:rPr>
            </w:r>
            <w:r>
              <w:rPr>
                <w:noProof/>
                <w:webHidden/>
              </w:rPr>
              <w:fldChar w:fldCharType="separate"/>
            </w:r>
            <w:r>
              <w:rPr>
                <w:noProof/>
                <w:webHidden/>
              </w:rPr>
              <w:t>4</w:t>
            </w:r>
            <w:r>
              <w:rPr>
                <w:noProof/>
                <w:webHidden/>
              </w:rPr>
              <w:fldChar w:fldCharType="end"/>
            </w:r>
          </w:hyperlink>
        </w:p>
        <w:p w14:paraId="5A9C57EC" w14:textId="05D30EBE" w:rsidR="00685D7B" w:rsidRDefault="00685D7B">
          <w:pPr>
            <w:pStyle w:val="TOC3"/>
            <w:tabs>
              <w:tab w:val="left" w:pos="1440"/>
              <w:tab w:val="right" w:leader="dot" w:pos="9350"/>
            </w:tabs>
            <w:rPr>
              <w:noProof/>
              <w:kern w:val="2"/>
              <w:sz w:val="24"/>
              <w:szCs w:val="24"/>
              <w:lang w:val="en-CA" w:eastAsia="en-US"/>
              <w14:ligatures w14:val="standardContextual"/>
            </w:rPr>
          </w:pPr>
          <w:hyperlink w:anchor="_Toc226408588" w:history="1">
            <w:r w:rsidRPr="00D63368">
              <w:rPr>
                <w:rStyle w:val="Hyperlink"/>
                <w:noProof/>
                <w:lang w:val="en-CA"/>
              </w:rPr>
              <w:t>2.2.1.</w:t>
            </w:r>
            <w:r>
              <w:rPr>
                <w:noProof/>
                <w:kern w:val="2"/>
                <w:sz w:val="24"/>
                <w:szCs w:val="24"/>
                <w:lang w:val="en-CA" w:eastAsia="en-US"/>
                <w14:ligatures w14:val="standardContextual"/>
              </w:rPr>
              <w:tab/>
            </w:r>
            <w:r w:rsidRPr="00D63368">
              <w:rPr>
                <w:rStyle w:val="Hyperlink"/>
                <w:noProof/>
                <w:lang w:val="en-CA"/>
              </w:rPr>
              <w:t>Software</w:t>
            </w:r>
            <w:r>
              <w:rPr>
                <w:noProof/>
                <w:webHidden/>
              </w:rPr>
              <w:tab/>
            </w:r>
            <w:r>
              <w:rPr>
                <w:noProof/>
                <w:webHidden/>
              </w:rPr>
              <w:fldChar w:fldCharType="begin"/>
            </w:r>
            <w:r>
              <w:rPr>
                <w:noProof/>
                <w:webHidden/>
              </w:rPr>
              <w:instrText xml:space="preserve"> PAGEREF _Toc226408588 \h </w:instrText>
            </w:r>
            <w:r>
              <w:rPr>
                <w:noProof/>
                <w:webHidden/>
              </w:rPr>
            </w:r>
            <w:r>
              <w:rPr>
                <w:noProof/>
                <w:webHidden/>
              </w:rPr>
              <w:fldChar w:fldCharType="separate"/>
            </w:r>
            <w:r>
              <w:rPr>
                <w:noProof/>
                <w:webHidden/>
              </w:rPr>
              <w:t>4</w:t>
            </w:r>
            <w:r>
              <w:rPr>
                <w:noProof/>
                <w:webHidden/>
              </w:rPr>
              <w:fldChar w:fldCharType="end"/>
            </w:r>
          </w:hyperlink>
        </w:p>
        <w:p w14:paraId="3AE5D712" w14:textId="6C135562" w:rsidR="00685D7B" w:rsidRDefault="00685D7B">
          <w:pPr>
            <w:pStyle w:val="TOC3"/>
            <w:tabs>
              <w:tab w:val="left" w:pos="1440"/>
              <w:tab w:val="right" w:leader="dot" w:pos="9350"/>
            </w:tabs>
            <w:rPr>
              <w:noProof/>
              <w:kern w:val="2"/>
              <w:sz w:val="24"/>
              <w:szCs w:val="24"/>
              <w:lang w:val="en-CA" w:eastAsia="en-US"/>
              <w14:ligatures w14:val="standardContextual"/>
            </w:rPr>
          </w:pPr>
          <w:hyperlink w:anchor="_Toc226408589" w:history="1">
            <w:r w:rsidRPr="00D63368">
              <w:rPr>
                <w:rStyle w:val="Hyperlink"/>
                <w:noProof/>
                <w:lang w:val="en-CA"/>
              </w:rPr>
              <w:t>2.2.2.</w:t>
            </w:r>
            <w:r>
              <w:rPr>
                <w:noProof/>
                <w:kern w:val="2"/>
                <w:sz w:val="24"/>
                <w:szCs w:val="24"/>
                <w:lang w:val="en-CA" w:eastAsia="en-US"/>
                <w14:ligatures w14:val="standardContextual"/>
              </w:rPr>
              <w:tab/>
            </w:r>
            <w:r w:rsidRPr="00D63368">
              <w:rPr>
                <w:rStyle w:val="Hyperlink"/>
                <w:noProof/>
                <w:lang w:val="en-CA"/>
              </w:rPr>
              <w:t>Mechanical</w:t>
            </w:r>
            <w:r>
              <w:rPr>
                <w:noProof/>
                <w:webHidden/>
              </w:rPr>
              <w:tab/>
            </w:r>
            <w:r>
              <w:rPr>
                <w:noProof/>
                <w:webHidden/>
              </w:rPr>
              <w:fldChar w:fldCharType="begin"/>
            </w:r>
            <w:r>
              <w:rPr>
                <w:noProof/>
                <w:webHidden/>
              </w:rPr>
              <w:instrText xml:space="preserve"> PAGEREF _Toc226408589 \h </w:instrText>
            </w:r>
            <w:r>
              <w:rPr>
                <w:noProof/>
                <w:webHidden/>
              </w:rPr>
            </w:r>
            <w:r>
              <w:rPr>
                <w:noProof/>
                <w:webHidden/>
              </w:rPr>
              <w:fldChar w:fldCharType="separate"/>
            </w:r>
            <w:r>
              <w:rPr>
                <w:noProof/>
                <w:webHidden/>
              </w:rPr>
              <w:t>7</w:t>
            </w:r>
            <w:r>
              <w:rPr>
                <w:noProof/>
                <w:webHidden/>
              </w:rPr>
              <w:fldChar w:fldCharType="end"/>
            </w:r>
          </w:hyperlink>
        </w:p>
        <w:p w14:paraId="1E789B51" w14:textId="1C371F9B" w:rsidR="00685D7B" w:rsidRDefault="00685D7B">
          <w:pPr>
            <w:pStyle w:val="TOC3"/>
            <w:tabs>
              <w:tab w:val="left" w:pos="1440"/>
              <w:tab w:val="right" w:leader="dot" w:pos="9350"/>
            </w:tabs>
            <w:rPr>
              <w:noProof/>
              <w:kern w:val="2"/>
              <w:sz w:val="24"/>
              <w:szCs w:val="24"/>
              <w:lang w:val="en-CA" w:eastAsia="en-US"/>
              <w14:ligatures w14:val="standardContextual"/>
            </w:rPr>
          </w:pPr>
          <w:hyperlink w:anchor="_Toc226408590" w:history="1">
            <w:r w:rsidRPr="00D63368">
              <w:rPr>
                <w:rStyle w:val="Hyperlink"/>
                <w:noProof/>
                <w:lang w:val="en-CA"/>
              </w:rPr>
              <w:t>2.2.3.</w:t>
            </w:r>
            <w:r>
              <w:rPr>
                <w:noProof/>
                <w:kern w:val="2"/>
                <w:sz w:val="24"/>
                <w:szCs w:val="24"/>
                <w:lang w:val="en-CA" w:eastAsia="en-US"/>
                <w14:ligatures w14:val="standardContextual"/>
              </w:rPr>
              <w:tab/>
            </w:r>
            <w:r w:rsidRPr="00D63368">
              <w:rPr>
                <w:rStyle w:val="Hyperlink"/>
                <w:noProof/>
                <w:lang w:val="en-CA"/>
              </w:rPr>
              <w:t>Electrical</w:t>
            </w:r>
            <w:r>
              <w:rPr>
                <w:noProof/>
                <w:webHidden/>
              </w:rPr>
              <w:tab/>
            </w:r>
            <w:r>
              <w:rPr>
                <w:noProof/>
                <w:webHidden/>
              </w:rPr>
              <w:fldChar w:fldCharType="begin"/>
            </w:r>
            <w:r>
              <w:rPr>
                <w:noProof/>
                <w:webHidden/>
              </w:rPr>
              <w:instrText xml:space="preserve"> PAGEREF _Toc226408590 \h </w:instrText>
            </w:r>
            <w:r>
              <w:rPr>
                <w:noProof/>
                <w:webHidden/>
              </w:rPr>
            </w:r>
            <w:r>
              <w:rPr>
                <w:noProof/>
                <w:webHidden/>
              </w:rPr>
              <w:fldChar w:fldCharType="separate"/>
            </w:r>
            <w:r>
              <w:rPr>
                <w:noProof/>
                <w:webHidden/>
              </w:rPr>
              <w:t>10</w:t>
            </w:r>
            <w:r>
              <w:rPr>
                <w:noProof/>
                <w:webHidden/>
              </w:rPr>
              <w:fldChar w:fldCharType="end"/>
            </w:r>
          </w:hyperlink>
        </w:p>
        <w:p w14:paraId="13EB3ABC" w14:textId="47EC310B"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591" w:history="1">
            <w:r w:rsidRPr="00D63368">
              <w:rPr>
                <w:rStyle w:val="Hyperlink"/>
                <w:noProof/>
                <w:lang w:val="en-CA"/>
              </w:rPr>
              <w:t>2.3. Design Mapping to Objectives and Constraints</w:t>
            </w:r>
            <w:r>
              <w:rPr>
                <w:noProof/>
                <w:webHidden/>
              </w:rPr>
              <w:tab/>
            </w:r>
            <w:r>
              <w:rPr>
                <w:noProof/>
                <w:webHidden/>
              </w:rPr>
              <w:fldChar w:fldCharType="begin"/>
            </w:r>
            <w:r>
              <w:rPr>
                <w:noProof/>
                <w:webHidden/>
              </w:rPr>
              <w:instrText xml:space="preserve"> PAGEREF _Toc226408591 \h </w:instrText>
            </w:r>
            <w:r>
              <w:rPr>
                <w:noProof/>
                <w:webHidden/>
              </w:rPr>
            </w:r>
            <w:r>
              <w:rPr>
                <w:noProof/>
                <w:webHidden/>
              </w:rPr>
              <w:fldChar w:fldCharType="separate"/>
            </w:r>
            <w:r>
              <w:rPr>
                <w:noProof/>
                <w:webHidden/>
              </w:rPr>
              <w:t>15</w:t>
            </w:r>
            <w:r>
              <w:rPr>
                <w:noProof/>
                <w:webHidden/>
              </w:rPr>
              <w:fldChar w:fldCharType="end"/>
            </w:r>
          </w:hyperlink>
        </w:p>
        <w:p w14:paraId="4238FCA3" w14:textId="7DDC200F"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592" w:history="1">
            <w:r w:rsidRPr="00D63368">
              <w:rPr>
                <w:rStyle w:val="Hyperlink"/>
                <w:noProof/>
                <w:lang w:val="en-CA"/>
              </w:rPr>
              <w:t>2.4. Schedule and Budget</w:t>
            </w:r>
            <w:r>
              <w:rPr>
                <w:noProof/>
                <w:webHidden/>
              </w:rPr>
              <w:tab/>
            </w:r>
            <w:r>
              <w:rPr>
                <w:noProof/>
                <w:webHidden/>
              </w:rPr>
              <w:fldChar w:fldCharType="begin"/>
            </w:r>
            <w:r>
              <w:rPr>
                <w:noProof/>
                <w:webHidden/>
              </w:rPr>
              <w:instrText xml:space="preserve"> PAGEREF _Toc226408592 \h </w:instrText>
            </w:r>
            <w:r>
              <w:rPr>
                <w:noProof/>
                <w:webHidden/>
              </w:rPr>
            </w:r>
            <w:r>
              <w:rPr>
                <w:noProof/>
                <w:webHidden/>
              </w:rPr>
              <w:fldChar w:fldCharType="separate"/>
            </w:r>
            <w:r>
              <w:rPr>
                <w:noProof/>
                <w:webHidden/>
              </w:rPr>
              <w:t>16</w:t>
            </w:r>
            <w:r>
              <w:rPr>
                <w:noProof/>
                <w:webHidden/>
              </w:rPr>
              <w:fldChar w:fldCharType="end"/>
            </w:r>
          </w:hyperlink>
        </w:p>
        <w:p w14:paraId="1F40D7DA" w14:textId="65C45AC4" w:rsidR="00685D7B" w:rsidRDefault="00685D7B">
          <w:pPr>
            <w:pStyle w:val="TOC3"/>
            <w:tabs>
              <w:tab w:val="right" w:leader="dot" w:pos="9350"/>
            </w:tabs>
            <w:rPr>
              <w:noProof/>
              <w:kern w:val="2"/>
              <w:sz w:val="24"/>
              <w:szCs w:val="24"/>
              <w:lang w:val="en-CA" w:eastAsia="en-US"/>
              <w14:ligatures w14:val="standardContextual"/>
            </w:rPr>
          </w:pPr>
          <w:hyperlink w:anchor="_Toc226408593" w:history="1">
            <w:r w:rsidRPr="00D63368">
              <w:rPr>
                <w:rStyle w:val="Hyperlink"/>
                <w:noProof/>
                <w:lang w:val="en-CA"/>
              </w:rPr>
              <w:t>2.4.1 Schedule</w:t>
            </w:r>
            <w:r>
              <w:rPr>
                <w:noProof/>
                <w:webHidden/>
              </w:rPr>
              <w:tab/>
            </w:r>
            <w:r>
              <w:rPr>
                <w:noProof/>
                <w:webHidden/>
              </w:rPr>
              <w:fldChar w:fldCharType="begin"/>
            </w:r>
            <w:r>
              <w:rPr>
                <w:noProof/>
                <w:webHidden/>
              </w:rPr>
              <w:instrText xml:space="preserve"> PAGEREF _Toc226408593 \h </w:instrText>
            </w:r>
            <w:r>
              <w:rPr>
                <w:noProof/>
                <w:webHidden/>
              </w:rPr>
            </w:r>
            <w:r>
              <w:rPr>
                <w:noProof/>
                <w:webHidden/>
              </w:rPr>
              <w:fldChar w:fldCharType="separate"/>
            </w:r>
            <w:r>
              <w:rPr>
                <w:noProof/>
                <w:webHidden/>
              </w:rPr>
              <w:t>16</w:t>
            </w:r>
            <w:r>
              <w:rPr>
                <w:noProof/>
                <w:webHidden/>
              </w:rPr>
              <w:fldChar w:fldCharType="end"/>
            </w:r>
          </w:hyperlink>
        </w:p>
        <w:p w14:paraId="15A5897C" w14:textId="41FEFC0E" w:rsidR="00685D7B" w:rsidRDefault="00685D7B">
          <w:pPr>
            <w:pStyle w:val="TOC3"/>
            <w:tabs>
              <w:tab w:val="right" w:leader="dot" w:pos="9350"/>
            </w:tabs>
            <w:rPr>
              <w:noProof/>
              <w:kern w:val="2"/>
              <w:sz w:val="24"/>
              <w:szCs w:val="24"/>
              <w:lang w:val="en-CA" w:eastAsia="en-US"/>
              <w14:ligatures w14:val="standardContextual"/>
            </w:rPr>
          </w:pPr>
          <w:hyperlink w:anchor="_Toc226408594" w:history="1">
            <w:r w:rsidRPr="00D63368">
              <w:rPr>
                <w:rStyle w:val="Hyperlink"/>
                <w:noProof/>
                <w:lang w:val="en-CA"/>
              </w:rPr>
              <w:t>2.4.2 Budget</w:t>
            </w:r>
            <w:r>
              <w:rPr>
                <w:noProof/>
                <w:webHidden/>
              </w:rPr>
              <w:tab/>
            </w:r>
            <w:r>
              <w:rPr>
                <w:noProof/>
                <w:webHidden/>
              </w:rPr>
              <w:fldChar w:fldCharType="begin"/>
            </w:r>
            <w:r>
              <w:rPr>
                <w:noProof/>
                <w:webHidden/>
              </w:rPr>
              <w:instrText xml:space="preserve"> PAGEREF _Toc226408594 \h </w:instrText>
            </w:r>
            <w:r>
              <w:rPr>
                <w:noProof/>
                <w:webHidden/>
              </w:rPr>
            </w:r>
            <w:r>
              <w:rPr>
                <w:noProof/>
                <w:webHidden/>
              </w:rPr>
              <w:fldChar w:fldCharType="separate"/>
            </w:r>
            <w:r>
              <w:rPr>
                <w:noProof/>
                <w:webHidden/>
              </w:rPr>
              <w:t>17</w:t>
            </w:r>
            <w:r>
              <w:rPr>
                <w:noProof/>
                <w:webHidden/>
              </w:rPr>
              <w:fldChar w:fldCharType="end"/>
            </w:r>
          </w:hyperlink>
        </w:p>
        <w:p w14:paraId="0A9811DF" w14:textId="3B3D6D9E" w:rsidR="00685D7B" w:rsidRDefault="00685D7B">
          <w:pPr>
            <w:pStyle w:val="TOC1"/>
            <w:tabs>
              <w:tab w:val="left" w:pos="480"/>
              <w:tab w:val="right" w:leader="dot" w:pos="9350"/>
            </w:tabs>
            <w:rPr>
              <w:b w:val="0"/>
              <w:bCs w:val="0"/>
              <w:i w:val="0"/>
              <w:iCs w:val="0"/>
              <w:noProof/>
              <w:kern w:val="2"/>
              <w:lang w:val="en-CA" w:eastAsia="en-US"/>
              <w14:ligatures w14:val="standardContextual"/>
            </w:rPr>
          </w:pPr>
          <w:hyperlink w:anchor="_Toc226408595" w:history="1">
            <w:r w:rsidRPr="00D63368">
              <w:rPr>
                <w:rStyle w:val="Hyperlink"/>
                <w:noProof/>
                <w:lang w:val="en-CA"/>
              </w:rPr>
              <w:t>3.</w:t>
            </w:r>
            <w:r>
              <w:rPr>
                <w:b w:val="0"/>
                <w:bCs w:val="0"/>
                <w:i w:val="0"/>
                <w:iCs w:val="0"/>
                <w:noProof/>
                <w:kern w:val="2"/>
                <w:lang w:val="en-CA" w:eastAsia="en-US"/>
                <w14:ligatures w14:val="standardContextual"/>
              </w:rPr>
              <w:tab/>
            </w:r>
            <w:r w:rsidRPr="00D63368">
              <w:rPr>
                <w:rStyle w:val="Hyperlink"/>
                <w:noProof/>
                <w:lang w:val="en-CA"/>
              </w:rPr>
              <w:t>Construction and Testing</w:t>
            </w:r>
            <w:r>
              <w:rPr>
                <w:noProof/>
                <w:webHidden/>
              </w:rPr>
              <w:tab/>
            </w:r>
            <w:r>
              <w:rPr>
                <w:noProof/>
                <w:webHidden/>
              </w:rPr>
              <w:fldChar w:fldCharType="begin"/>
            </w:r>
            <w:r>
              <w:rPr>
                <w:noProof/>
                <w:webHidden/>
              </w:rPr>
              <w:instrText xml:space="preserve"> PAGEREF _Toc226408595 \h </w:instrText>
            </w:r>
            <w:r>
              <w:rPr>
                <w:noProof/>
                <w:webHidden/>
              </w:rPr>
            </w:r>
            <w:r>
              <w:rPr>
                <w:noProof/>
                <w:webHidden/>
              </w:rPr>
              <w:fldChar w:fldCharType="separate"/>
            </w:r>
            <w:r>
              <w:rPr>
                <w:noProof/>
                <w:webHidden/>
              </w:rPr>
              <w:t>18</w:t>
            </w:r>
            <w:r>
              <w:rPr>
                <w:noProof/>
                <w:webHidden/>
              </w:rPr>
              <w:fldChar w:fldCharType="end"/>
            </w:r>
          </w:hyperlink>
        </w:p>
        <w:p w14:paraId="06F257DB" w14:textId="1204A240"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596" w:history="1">
            <w:r w:rsidRPr="00D63368">
              <w:rPr>
                <w:rStyle w:val="Hyperlink"/>
                <w:noProof/>
                <w:lang w:val="en-CA"/>
              </w:rPr>
              <w:t>3.1. Built Model (Images)</w:t>
            </w:r>
            <w:r>
              <w:rPr>
                <w:noProof/>
                <w:webHidden/>
              </w:rPr>
              <w:tab/>
            </w:r>
            <w:r>
              <w:rPr>
                <w:noProof/>
                <w:webHidden/>
              </w:rPr>
              <w:fldChar w:fldCharType="begin"/>
            </w:r>
            <w:r>
              <w:rPr>
                <w:noProof/>
                <w:webHidden/>
              </w:rPr>
              <w:instrText xml:space="preserve"> PAGEREF _Toc226408596 \h </w:instrText>
            </w:r>
            <w:r>
              <w:rPr>
                <w:noProof/>
                <w:webHidden/>
              </w:rPr>
            </w:r>
            <w:r>
              <w:rPr>
                <w:noProof/>
                <w:webHidden/>
              </w:rPr>
              <w:fldChar w:fldCharType="separate"/>
            </w:r>
            <w:r>
              <w:rPr>
                <w:noProof/>
                <w:webHidden/>
              </w:rPr>
              <w:t>18</w:t>
            </w:r>
            <w:r>
              <w:rPr>
                <w:noProof/>
                <w:webHidden/>
              </w:rPr>
              <w:fldChar w:fldCharType="end"/>
            </w:r>
          </w:hyperlink>
        </w:p>
        <w:p w14:paraId="1A2116BF" w14:textId="32357154" w:rsidR="00685D7B" w:rsidRDefault="00685D7B">
          <w:pPr>
            <w:pStyle w:val="TOC3"/>
            <w:tabs>
              <w:tab w:val="right" w:leader="dot" w:pos="9350"/>
            </w:tabs>
            <w:rPr>
              <w:noProof/>
              <w:kern w:val="2"/>
              <w:sz w:val="24"/>
              <w:szCs w:val="24"/>
              <w:lang w:val="en-CA" w:eastAsia="en-US"/>
              <w14:ligatures w14:val="standardContextual"/>
            </w:rPr>
          </w:pPr>
          <w:hyperlink w:anchor="_Toc226408597" w:history="1">
            <w:r w:rsidRPr="00D63368">
              <w:rPr>
                <w:rStyle w:val="Hyperlink"/>
                <w:noProof/>
                <w:lang w:val="en-CA"/>
              </w:rPr>
              <w:t>3.1.1 Electronics</w:t>
            </w:r>
            <w:r>
              <w:rPr>
                <w:noProof/>
                <w:webHidden/>
              </w:rPr>
              <w:tab/>
            </w:r>
            <w:r>
              <w:rPr>
                <w:noProof/>
                <w:webHidden/>
              </w:rPr>
              <w:fldChar w:fldCharType="begin"/>
            </w:r>
            <w:r>
              <w:rPr>
                <w:noProof/>
                <w:webHidden/>
              </w:rPr>
              <w:instrText xml:space="preserve"> PAGEREF _Toc226408597 \h </w:instrText>
            </w:r>
            <w:r>
              <w:rPr>
                <w:noProof/>
                <w:webHidden/>
              </w:rPr>
            </w:r>
            <w:r>
              <w:rPr>
                <w:noProof/>
                <w:webHidden/>
              </w:rPr>
              <w:fldChar w:fldCharType="separate"/>
            </w:r>
            <w:r>
              <w:rPr>
                <w:noProof/>
                <w:webHidden/>
              </w:rPr>
              <w:t>18</w:t>
            </w:r>
            <w:r>
              <w:rPr>
                <w:noProof/>
                <w:webHidden/>
              </w:rPr>
              <w:fldChar w:fldCharType="end"/>
            </w:r>
          </w:hyperlink>
        </w:p>
        <w:p w14:paraId="02725AFB" w14:textId="662A8275" w:rsidR="00685D7B" w:rsidRDefault="00685D7B">
          <w:pPr>
            <w:pStyle w:val="TOC3"/>
            <w:tabs>
              <w:tab w:val="right" w:leader="dot" w:pos="9350"/>
            </w:tabs>
            <w:rPr>
              <w:noProof/>
              <w:kern w:val="2"/>
              <w:sz w:val="24"/>
              <w:szCs w:val="24"/>
              <w:lang w:val="en-CA" w:eastAsia="en-US"/>
              <w14:ligatures w14:val="standardContextual"/>
            </w:rPr>
          </w:pPr>
          <w:hyperlink w:anchor="_Toc226408598" w:history="1">
            <w:r w:rsidRPr="00D63368">
              <w:rPr>
                <w:rStyle w:val="Hyperlink"/>
                <w:noProof/>
                <w:lang w:val="en-CA"/>
              </w:rPr>
              <w:t>3.1.2 Chassis and Mounting</w:t>
            </w:r>
            <w:r>
              <w:rPr>
                <w:noProof/>
                <w:webHidden/>
              </w:rPr>
              <w:tab/>
            </w:r>
            <w:r>
              <w:rPr>
                <w:noProof/>
                <w:webHidden/>
              </w:rPr>
              <w:fldChar w:fldCharType="begin"/>
            </w:r>
            <w:r>
              <w:rPr>
                <w:noProof/>
                <w:webHidden/>
              </w:rPr>
              <w:instrText xml:space="preserve"> PAGEREF _Toc226408598 \h </w:instrText>
            </w:r>
            <w:r>
              <w:rPr>
                <w:noProof/>
                <w:webHidden/>
              </w:rPr>
            </w:r>
            <w:r>
              <w:rPr>
                <w:noProof/>
                <w:webHidden/>
              </w:rPr>
              <w:fldChar w:fldCharType="separate"/>
            </w:r>
            <w:r>
              <w:rPr>
                <w:noProof/>
                <w:webHidden/>
              </w:rPr>
              <w:t>18</w:t>
            </w:r>
            <w:r>
              <w:rPr>
                <w:noProof/>
                <w:webHidden/>
              </w:rPr>
              <w:fldChar w:fldCharType="end"/>
            </w:r>
          </w:hyperlink>
        </w:p>
        <w:p w14:paraId="78190E7F" w14:textId="11E3CCCC" w:rsidR="00685D7B" w:rsidRDefault="00685D7B">
          <w:pPr>
            <w:pStyle w:val="TOC3"/>
            <w:tabs>
              <w:tab w:val="right" w:leader="dot" w:pos="9350"/>
            </w:tabs>
            <w:rPr>
              <w:noProof/>
              <w:kern w:val="2"/>
              <w:sz w:val="24"/>
              <w:szCs w:val="24"/>
              <w:lang w:val="en-CA" w:eastAsia="en-US"/>
              <w14:ligatures w14:val="standardContextual"/>
            </w:rPr>
          </w:pPr>
          <w:hyperlink w:anchor="_Toc226408599" w:history="1">
            <w:r w:rsidRPr="00D63368">
              <w:rPr>
                <w:rStyle w:val="Hyperlink"/>
                <w:noProof/>
                <w:lang w:val="en-CA"/>
              </w:rPr>
              <w:t>3.1.3 Gripper</w:t>
            </w:r>
            <w:r>
              <w:rPr>
                <w:noProof/>
                <w:webHidden/>
              </w:rPr>
              <w:tab/>
            </w:r>
            <w:r>
              <w:rPr>
                <w:noProof/>
                <w:webHidden/>
              </w:rPr>
              <w:fldChar w:fldCharType="begin"/>
            </w:r>
            <w:r>
              <w:rPr>
                <w:noProof/>
                <w:webHidden/>
              </w:rPr>
              <w:instrText xml:space="preserve"> PAGEREF _Toc226408599 \h </w:instrText>
            </w:r>
            <w:r>
              <w:rPr>
                <w:noProof/>
                <w:webHidden/>
              </w:rPr>
            </w:r>
            <w:r>
              <w:rPr>
                <w:noProof/>
                <w:webHidden/>
              </w:rPr>
              <w:fldChar w:fldCharType="separate"/>
            </w:r>
            <w:r>
              <w:rPr>
                <w:noProof/>
                <w:webHidden/>
              </w:rPr>
              <w:t>19</w:t>
            </w:r>
            <w:r>
              <w:rPr>
                <w:noProof/>
                <w:webHidden/>
              </w:rPr>
              <w:fldChar w:fldCharType="end"/>
            </w:r>
          </w:hyperlink>
        </w:p>
        <w:p w14:paraId="744E0AA2" w14:textId="51DB9CD2" w:rsidR="00685D7B" w:rsidRDefault="00685D7B">
          <w:pPr>
            <w:pStyle w:val="TOC3"/>
            <w:tabs>
              <w:tab w:val="right" w:leader="dot" w:pos="9350"/>
            </w:tabs>
            <w:rPr>
              <w:noProof/>
              <w:kern w:val="2"/>
              <w:sz w:val="24"/>
              <w:szCs w:val="24"/>
              <w:lang w:val="en-CA" w:eastAsia="en-US"/>
              <w14:ligatures w14:val="standardContextual"/>
            </w:rPr>
          </w:pPr>
          <w:hyperlink w:anchor="_Toc226408600" w:history="1">
            <w:r w:rsidRPr="00D63368">
              <w:rPr>
                <w:rStyle w:val="Hyperlink"/>
                <w:noProof/>
                <w:lang w:val="en-CA"/>
              </w:rPr>
              <w:t>3.1.4 Full Assembly</w:t>
            </w:r>
            <w:r>
              <w:rPr>
                <w:noProof/>
                <w:webHidden/>
              </w:rPr>
              <w:tab/>
            </w:r>
            <w:r>
              <w:rPr>
                <w:noProof/>
                <w:webHidden/>
              </w:rPr>
              <w:fldChar w:fldCharType="begin"/>
            </w:r>
            <w:r>
              <w:rPr>
                <w:noProof/>
                <w:webHidden/>
              </w:rPr>
              <w:instrText xml:space="preserve"> PAGEREF _Toc226408600 \h </w:instrText>
            </w:r>
            <w:r>
              <w:rPr>
                <w:noProof/>
                <w:webHidden/>
              </w:rPr>
            </w:r>
            <w:r>
              <w:rPr>
                <w:noProof/>
                <w:webHidden/>
              </w:rPr>
              <w:fldChar w:fldCharType="separate"/>
            </w:r>
            <w:r>
              <w:rPr>
                <w:noProof/>
                <w:webHidden/>
              </w:rPr>
              <w:t>19</w:t>
            </w:r>
            <w:r>
              <w:rPr>
                <w:noProof/>
                <w:webHidden/>
              </w:rPr>
              <w:fldChar w:fldCharType="end"/>
            </w:r>
          </w:hyperlink>
        </w:p>
        <w:p w14:paraId="70FADA37" w14:textId="5BC2B4B5"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601" w:history="1">
            <w:r w:rsidRPr="00D63368">
              <w:rPr>
                <w:rStyle w:val="Hyperlink"/>
                <w:noProof/>
                <w:lang w:val="en-CA"/>
              </w:rPr>
              <w:t>3.2. Design Modifications</w:t>
            </w:r>
            <w:r>
              <w:rPr>
                <w:noProof/>
                <w:webHidden/>
              </w:rPr>
              <w:tab/>
            </w:r>
            <w:r>
              <w:rPr>
                <w:noProof/>
                <w:webHidden/>
              </w:rPr>
              <w:fldChar w:fldCharType="begin"/>
            </w:r>
            <w:r>
              <w:rPr>
                <w:noProof/>
                <w:webHidden/>
              </w:rPr>
              <w:instrText xml:space="preserve"> PAGEREF _Toc226408601 \h </w:instrText>
            </w:r>
            <w:r>
              <w:rPr>
                <w:noProof/>
                <w:webHidden/>
              </w:rPr>
            </w:r>
            <w:r>
              <w:rPr>
                <w:noProof/>
                <w:webHidden/>
              </w:rPr>
              <w:fldChar w:fldCharType="separate"/>
            </w:r>
            <w:r>
              <w:rPr>
                <w:noProof/>
                <w:webHidden/>
              </w:rPr>
              <w:t>19</w:t>
            </w:r>
            <w:r>
              <w:rPr>
                <w:noProof/>
                <w:webHidden/>
              </w:rPr>
              <w:fldChar w:fldCharType="end"/>
            </w:r>
          </w:hyperlink>
        </w:p>
        <w:p w14:paraId="62926970" w14:textId="01C0BB19"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602" w:history="1">
            <w:r w:rsidRPr="00D63368">
              <w:rPr>
                <w:rStyle w:val="Hyperlink"/>
                <w:noProof/>
                <w:lang w:val="en-CA"/>
              </w:rPr>
              <w:t>3.3. Testing Plan and Verification Results</w:t>
            </w:r>
            <w:r>
              <w:rPr>
                <w:noProof/>
                <w:webHidden/>
              </w:rPr>
              <w:tab/>
            </w:r>
            <w:r>
              <w:rPr>
                <w:noProof/>
                <w:webHidden/>
              </w:rPr>
              <w:fldChar w:fldCharType="begin"/>
            </w:r>
            <w:r>
              <w:rPr>
                <w:noProof/>
                <w:webHidden/>
              </w:rPr>
              <w:instrText xml:space="preserve"> PAGEREF _Toc226408602 \h </w:instrText>
            </w:r>
            <w:r>
              <w:rPr>
                <w:noProof/>
                <w:webHidden/>
              </w:rPr>
            </w:r>
            <w:r>
              <w:rPr>
                <w:noProof/>
                <w:webHidden/>
              </w:rPr>
              <w:fldChar w:fldCharType="separate"/>
            </w:r>
            <w:r>
              <w:rPr>
                <w:noProof/>
                <w:webHidden/>
              </w:rPr>
              <w:t>20</w:t>
            </w:r>
            <w:r>
              <w:rPr>
                <w:noProof/>
                <w:webHidden/>
              </w:rPr>
              <w:fldChar w:fldCharType="end"/>
            </w:r>
          </w:hyperlink>
        </w:p>
        <w:p w14:paraId="25E3D876" w14:textId="0F0ACC68"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603" w:history="1">
            <w:r w:rsidRPr="00D63368">
              <w:rPr>
                <w:rStyle w:val="Hyperlink"/>
                <w:noProof/>
                <w:lang w:val="en-CA"/>
              </w:rPr>
              <w:t>3.4. As-Built Drawings</w:t>
            </w:r>
            <w:r>
              <w:rPr>
                <w:noProof/>
                <w:webHidden/>
              </w:rPr>
              <w:tab/>
            </w:r>
            <w:r>
              <w:rPr>
                <w:noProof/>
                <w:webHidden/>
              </w:rPr>
              <w:fldChar w:fldCharType="begin"/>
            </w:r>
            <w:r>
              <w:rPr>
                <w:noProof/>
                <w:webHidden/>
              </w:rPr>
              <w:instrText xml:space="preserve"> PAGEREF _Toc226408603 \h </w:instrText>
            </w:r>
            <w:r>
              <w:rPr>
                <w:noProof/>
                <w:webHidden/>
              </w:rPr>
            </w:r>
            <w:r>
              <w:rPr>
                <w:noProof/>
                <w:webHidden/>
              </w:rPr>
              <w:fldChar w:fldCharType="separate"/>
            </w:r>
            <w:r>
              <w:rPr>
                <w:noProof/>
                <w:webHidden/>
              </w:rPr>
              <w:t>21</w:t>
            </w:r>
            <w:r>
              <w:rPr>
                <w:noProof/>
                <w:webHidden/>
              </w:rPr>
              <w:fldChar w:fldCharType="end"/>
            </w:r>
          </w:hyperlink>
        </w:p>
        <w:p w14:paraId="30F3FA7D" w14:textId="21861AF4"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604" w:history="1">
            <w:r w:rsidRPr="00D63368">
              <w:rPr>
                <w:rStyle w:val="Hyperlink"/>
                <w:noProof/>
                <w:lang w:val="en-CA"/>
              </w:rPr>
              <w:t>3.5. Comparison of Calculations vs. Results</w:t>
            </w:r>
            <w:r>
              <w:rPr>
                <w:noProof/>
                <w:webHidden/>
              </w:rPr>
              <w:tab/>
            </w:r>
            <w:r>
              <w:rPr>
                <w:noProof/>
                <w:webHidden/>
              </w:rPr>
              <w:fldChar w:fldCharType="begin"/>
            </w:r>
            <w:r>
              <w:rPr>
                <w:noProof/>
                <w:webHidden/>
              </w:rPr>
              <w:instrText xml:space="preserve"> PAGEREF _Toc226408604 \h </w:instrText>
            </w:r>
            <w:r>
              <w:rPr>
                <w:noProof/>
                <w:webHidden/>
              </w:rPr>
            </w:r>
            <w:r>
              <w:rPr>
                <w:noProof/>
                <w:webHidden/>
              </w:rPr>
              <w:fldChar w:fldCharType="separate"/>
            </w:r>
            <w:r>
              <w:rPr>
                <w:noProof/>
                <w:webHidden/>
              </w:rPr>
              <w:t>22</w:t>
            </w:r>
            <w:r>
              <w:rPr>
                <w:noProof/>
                <w:webHidden/>
              </w:rPr>
              <w:fldChar w:fldCharType="end"/>
            </w:r>
          </w:hyperlink>
        </w:p>
        <w:p w14:paraId="1ADD5C2A" w14:textId="0A73960F" w:rsidR="00685D7B" w:rsidRDefault="00685D7B">
          <w:pPr>
            <w:pStyle w:val="TOC1"/>
            <w:tabs>
              <w:tab w:val="left" w:pos="480"/>
              <w:tab w:val="right" w:leader="dot" w:pos="9350"/>
            </w:tabs>
            <w:rPr>
              <w:b w:val="0"/>
              <w:bCs w:val="0"/>
              <w:i w:val="0"/>
              <w:iCs w:val="0"/>
              <w:noProof/>
              <w:kern w:val="2"/>
              <w:lang w:val="en-CA" w:eastAsia="en-US"/>
              <w14:ligatures w14:val="standardContextual"/>
            </w:rPr>
          </w:pPr>
          <w:hyperlink w:anchor="_Toc226408605" w:history="1">
            <w:r w:rsidRPr="00D63368">
              <w:rPr>
                <w:rStyle w:val="Hyperlink"/>
                <w:noProof/>
                <w:lang w:val="en-CA"/>
              </w:rPr>
              <w:t>4.</w:t>
            </w:r>
            <w:r>
              <w:rPr>
                <w:b w:val="0"/>
                <w:bCs w:val="0"/>
                <w:i w:val="0"/>
                <w:iCs w:val="0"/>
                <w:noProof/>
                <w:kern w:val="2"/>
                <w:lang w:val="en-CA" w:eastAsia="en-US"/>
                <w14:ligatures w14:val="standardContextual"/>
              </w:rPr>
              <w:tab/>
            </w:r>
            <w:r w:rsidRPr="00D63368">
              <w:rPr>
                <w:rStyle w:val="Hyperlink"/>
                <w:noProof/>
                <w:lang w:val="en-CA"/>
              </w:rPr>
              <w:t>Review and Reflection</w:t>
            </w:r>
            <w:r>
              <w:rPr>
                <w:noProof/>
                <w:webHidden/>
              </w:rPr>
              <w:tab/>
            </w:r>
            <w:r>
              <w:rPr>
                <w:noProof/>
                <w:webHidden/>
              </w:rPr>
              <w:fldChar w:fldCharType="begin"/>
            </w:r>
            <w:r>
              <w:rPr>
                <w:noProof/>
                <w:webHidden/>
              </w:rPr>
              <w:instrText xml:space="preserve"> PAGEREF _Toc226408605 \h </w:instrText>
            </w:r>
            <w:r>
              <w:rPr>
                <w:noProof/>
                <w:webHidden/>
              </w:rPr>
            </w:r>
            <w:r>
              <w:rPr>
                <w:noProof/>
                <w:webHidden/>
              </w:rPr>
              <w:fldChar w:fldCharType="separate"/>
            </w:r>
            <w:r>
              <w:rPr>
                <w:noProof/>
                <w:webHidden/>
              </w:rPr>
              <w:t>23</w:t>
            </w:r>
            <w:r>
              <w:rPr>
                <w:noProof/>
                <w:webHidden/>
              </w:rPr>
              <w:fldChar w:fldCharType="end"/>
            </w:r>
          </w:hyperlink>
        </w:p>
        <w:p w14:paraId="39256710" w14:textId="1C4B22CC"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606" w:history="1">
            <w:r w:rsidRPr="00D63368">
              <w:rPr>
                <w:rStyle w:val="Hyperlink"/>
                <w:noProof/>
                <w:lang w:val="en-CA"/>
              </w:rPr>
              <w:t>4.1 Challenges and Lessons Learned</w:t>
            </w:r>
            <w:r>
              <w:rPr>
                <w:noProof/>
                <w:webHidden/>
              </w:rPr>
              <w:tab/>
            </w:r>
            <w:r>
              <w:rPr>
                <w:noProof/>
                <w:webHidden/>
              </w:rPr>
              <w:fldChar w:fldCharType="begin"/>
            </w:r>
            <w:r>
              <w:rPr>
                <w:noProof/>
                <w:webHidden/>
              </w:rPr>
              <w:instrText xml:space="preserve"> PAGEREF _Toc226408606 \h </w:instrText>
            </w:r>
            <w:r>
              <w:rPr>
                <w:noProof/>
                <w:webHidden/>
              </w:rPr>
            </w:r>
            <w:r>
              <w:rPr>
                <w:noProof/>
                <w:webHidden/>
              </w:rPr>
              <w:fldChar w:fldCharType="separate"/>
            </w:r>
            <w:r>
              <w:rPr>
                <w:noProof/>
                <w:webHidden/>
              </w:rPr>
              <w:t>23</w:t>
            </w:r>
            <w:r>
              <w:rPr>
                <w:noProof/>
                <w:webHidden/>
              </w:rPr>
              <w:fldChar w:fldCharType="end"/>
            </w:r>
          </w:hyperlink>
        </w:p>
        <w:p w14:paraId="6AEFA64E" w14:textId="762ACCE4"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607" w:history="1">
            <w:r w:rsidRPr="00D63368">
              <w:rPr>
                <w:rStyle w:val="Hyperlink"/>
                <w:noProof/>
                <w:lang w:val="en-CA"/>
              </w:rPr>
              <w:t>4.2 Recommendations</w:t>
            </w:r>
            <w:r>
              <w:rPr>
                <w:noProof/>
                <w:webHidden/>
              </w:rPr>
              <w:tab/>
            </w:r>
            <w:r>
              <w:rPr>
                <w:noProof/>
                <w:webHidden/>
              </w:rPr>
              <w:fldChar w:fldCharType="begin"/>
            </w:r>
            <w:r>
              <w:rPr>
                <w:noProof/>
                <w:webHidden/>
              </w:rPr>
              <w:instrText xml:space="preserve"> PAGEREF _Toc226408607 \h </w:instrText>
            </w:r>
            <w:r>
              <w:rPr>
                <w:noProof/>
                <w:webHidden/>
              </w:rPr>
            </w:r>
            <w:r>
              <w:rPr>
                <w:noProof/>
                <w:webHidden/>
              </w:rPr>
              <w:fldChar w:fldCharType="separate"/>
            </w:r>
            <w:r>
              <w:rPr>
                <w:noProof/>
                <w:webHidden/>
              </w:rPr>
              <w:t>24</w:t>
            </w:r>
            <w:r>
              <w:rPr>
                <w:noProof/>
                <w:webHidden/>
              </w:rPr>
              <w:fldChar w:fldCharType="end"/>
            </w:r>
          </w:hyperlink>
        </w:p>
        <w:p w14:paraId="06CBE1D8" w14:textId="0D088F44" w:rsidR="00685D7B" w:rsidRDefault="00685D7B">
          <w:pPr>
            <w:pStyle w:val="TOC2"/>
            <w:tabs>
              <w:tab w:val="right" w:leader="dot" w:pos="9350"/>
            </w:tabs>
            <w:rPr>
              <w:b w:val="0"/>
              <w:bCs w:val="0"/>
              <w:noProof/>
              <w:kern w:val="2"/>
              <w:sz w:val="24"/>
              <w:szCs w:val="24"/>
              <w:lang w:val="en-CA" w:eastAsia="en-US"/>
              <w14:ligatures w14:val="standardContextual"/>
            </w:rPr>
          </w:pPr>
          <w:hyperlink w:anchor="_Toc226408608" w:history="1">
            <w:r w:rsidRPr="00D63368">
              <w:rPr>
                <w:rStyle w:val="Hyperlink"/>
                <w:noProof/>
                <w:lang w:val="en-CA"/>
              </w:rPr>
              <w:t>4.3 Conclusions</w:t>
            </w:r>
            <w:r>
              <w:rPr>
                <w:noProof/>
                <w:webHidden/>
              </w:rPr>
              <w:tab/>
            </w:r>
            <w:r>
              <w:rPr>
                <w:noProof/>
                <w:webHidden/>
              </w:rPr>
              <w:fldChar w:fldCharType="begin"/>
            </w:r>
            <w:r>
              <w:rPr>
                <w:noProof/>
                <w:webHidden/>
              </w:rPr>
              <w:instrText xml:space="preserve"> PAGEREF _Toc226408608 \h </w:instrText>
            </w:r>
            <w:r>
              <w:rPr>
                <w:noProof/>
                <w:webHidden/>
              </w:rPr>
            </w:r>
            <w:r>
              <w:rPr>
                <w:noProof/>
                <w:webHidden/>
              </w:rPr>
              <w:fldChar w:fldCharType="separate"/>
            </w:r>
            <w:r>
              <w:rPr>
                <w:noProof/>
                <w:webHidden/>
              </w:rPr>
              <w:t>24</w:t>
            </w:r>
            <w:r>
              <w:rPr>
                <w:noProof/>
                <w:webHidden/>
              </w:rPr>
              <w:fldChar w:fldCharType="end"/>
            </w:r>
          </w:hyperlink>
        </w:p>
        <w:p w14:paraId="56A3D756" w14:textId="184B1D15" w:rsidR="00685D7B" w:rsidRDefault="00685D7B">
          <w:pPr>
            <w:pStyle w:val="TOC1"/>
            <w:tabs>
              <w:tab w:val="left" w:pos="480"/>
              <w:tab w:val="right" w:leader="dot" w:pos="9350"/>
            </w:tabs>
            <w:rPr>
              <w:b w:val="0"/>
              <w:bCs w:val="0"/>
              <w:i w:val="0"/>
              <w:iCs w:val="0"/>
              <w:noProof/>
              <w:kern w:val="2"/>
              <w:lang w:val="en-CA" w:eastAsia="en-US"/>
              <w14:ligatures w14:val="standardContextual"/>
            </w:rPr>
          </w:pPr>
          <w:hyperlink w:anchor="_Toc226408609" w:history="1">
            <w:r w:rsidRPr="00D63368">
              <w:rPr>
                <w:rStyle w:val="Hyperlink"/>
                <w:noProof/>
                <w:lang w:val="en-CA"/>
              </w:rPr>
              <w:t>5.</w:t>
            </w:r>
            <w:r>
              <w:rPr>
                <w:b w:val="0"/>
                <w:bCs w:val="0"/>
                <w:i w:val="0"/>
                <w:iCs w:val="0"/>
                <w:noProof/>
                <w:kern w:val="2"/>
                <w:lang w:val="en-CA" w:eastAsia="en-US"/>
                <w14:ligatures w14:val="standardContextual"/>
              </w:rPr>
              <w:tab/>
            </w:r>
            <w:r w:rsidRPr="00D63368">
              <w:rPr>
                <w:rStyle w:val="Hyperlink"/>
                <w:noProof/>
                <w:lang w:val="en-CA"/>
              </w:rPr>
              <w:t>Appendix</w:t>
            </w:r>
            <w:r>
              <w:rPr>
                <w:noProof/>
                <w:webHidden/>
              </w:rPr>
              <w:tab/>
            </w:r>
            <w:r>
              <w:rPr>
                <w:noProof/>
                <w:webHidden/>
              </w:rPr>
              <w:fldChar w:fldCharType="begin"/>
            </w:r>
            <w:r>
              <w:rPr>
                <w:noProof/>
                <w:webHidden/>
              </w:rPr>
              <w:instrText xml:space="preserve"> PAGEREF _Toc226408609 \h </w:instrText>
            </w:r>
            <w:r>
              <w:rPr>
                <w:noProof/>
                <w:webHidden/>
              </w:rPr>
            </w:r>
            <w:r>
              <w:rPr>
                <w:noProof/>
                <w:webHidden/>
              </w:rPr>
              <w:fldChar w:fldCharType="separate"/>
            </w:r>
            <w:r>
              <w:rPr>
                <w:noProof/>
                <w:webHidden/>
              </w:rPr>
              <w:t>27</w:t>
            </w:r>
            <w:r>
              <w:rPr>
                <w:noProof/>
                <w:webHidden/>
              </w:rPr>
              <w:fldChar w:fldCharType="end"/>
            </w:r>
          </w:hyperlink>
        </w:p>
        <w:p w14:paraId="6688DD19" w14:textId="75208F54" w:rsidR="00685D7B" w:rsidRDefault="00685D7B">
          <w:pPr>
            <w:pStyle w:val="TOC2"/>
            <w:tabs>
              <w:tab w:val="left" w:pos="960"/>
              <w:tab w:val="right" w:leader="dot" w:pos="9350"/>
            </w:tabs>
            <w:rPr>
              <w:b w:val="0"/>
              <w:bCs w:val="0"/>
              <w:noProof/>
              <w:kern w:val="2"/>
              <w:sz w:val="24"/>
              <w:szCs w:val="24"/>
              <w:lang w:val="en-CA" w:eastAsia="en-US"/>
              <w14:ligatures w14:val="standardContextual"/>
            </w:rPr>
          </w:pPr>
          <w:hyperlink w:anchor="_Toc226408610" w:history="1">
            <w:r w:rsidRPr="00D63368">
              <w:rPr>
                <w:rStyle w:val="Hyperlink"/>
                <w:noProof/>
                <w:lang w:val="en-CA"/>
              </w:rPr>
              <w:t>5.1</w:t>
            </w:r>
            <w:r>
              <w:rPr>
                <w:b w:val="0"/>
                <w:bCs w:val="0"/>
                <w:noProof/>
                <w:kern w:val="2"/>
                <w:sz w:val="24"/>
                <w:szCs w:val="24"/>
                <w:lang w:val="en-CA" w:eastAsia="en-US"/>
                <w14:ligatures w14:val="standardContextual"/>
              </w:rPr>
              <w:tab/>
            </w:r>
            <w:r w:rsidRPr="00D63368">
              <w:rPr>
                <w:rStyle w:val="Hyperlink"/>
                <w:noProof/>
                <w:lang w:val="en-CA"/>
              </w:rPr>
              <w:t>Full Assembly Drawings</w:t>
            </w:r>
            <w:r>
              <w:rPr>
                <w:noProof/>
                <w:webHidden/>
              </w:rPr>
              <w:tab/>
            </w:r>
            <w:r>
              <w:rPr>
                <w:noProof/>
                <w:webHidden/>
              </w:rPr>
              <w:fldChar w:fldCharType="begin"/>
            </w:r>
            <w:r>
              <w:rPr>
                <w:noProof/>
                <w:webHidden/>
              </w:rPr>
              <w:instrText xml:space="preserve"> PAGEREF _Toc226408610 \h </w:instrText>
            </w:r>
            <w:r>
              <w:rPr>
                <w:noProof/>
                <w:webHidden/>
              </w:rPr>
            </w:r>
            <w:r>
              <w:rPr>
                <w:noProof/>
                <w:webHidden/>
              </w:rPr>
              <w:fldChar w:fldCharType="separate"/>
            </w:r>
            <w:r>
              <w:rPr>
                <w:noProof/>
                <w:webHidden/>
              </w:rPr>
              <w:t>27</w:t>
            </w:r>
            <w:r>
              <w:rPr>
                <w:noProof/>
                <w:webHidden/>
              </w:rPr>
              <w:fldChar w:fldCharType="end"/>
            </w:r>
          </w:hyperlink>
        </w:p>
        <w:p w14:paraId="1219BC6F" w14:textId="2B9706A3" w:rsidR="2300F9DE" w:rsidRPr="00B9131B" w:rsidRDefault="00E01482">
          <w:r>
            <w:rPr>
              <w:b/>
              <w:bCs/>
              <w:noProof/>
            </w:rPr>
            <w:fldChar w:fldCharType="end"/>
          </w:r>
        </w:p>
      </w:sdtContent>
    </w:sdt>
    <w:p w14:paraId="7BF757EB" w14:textId="08108DEC" w:rsidR="00A4740B" w:rsidRPr="00B9131B" w:rsidRDefault="00A4740B" w:rsidP="2300F9DE">
      <w:pPr>
        <w:pStyle w:val="Heading1"/>
        <w:rPr>
          <w:rFonts w:asciiTheme="minorHAnsi" w:hAnsiTheme="minorHAnsi"/>
          <w:lang w:val="en-CA"/>
        </w:rPr>
      </w:pPr>
      <w:bookmarkStart w:id="3" w:name="_Toc226408580"/>
      <w:r w:rsidRPr="00B9131B">
        <w:rPr>
          <w:rFonts w:asciiTheme="minorHAnsi" w:hAnsiTheme="minorHAnsi"/>
          <w:lang w:val="en-CA"/>
        </w:rPr>
        <w:t>Table of figures</w:t>
      </w:r>
      <w:bookmarkEnd w:id="3"/>
    </w:p>
    <w:p w14:paraId="351E9527" w14:textId="28FD3062" w:rsidR="009A7C14" w:rsidRDefault="00D11140">
      <w:pPr>
        <w:pStyle w:val="TableofFigures"/>
        <w:tabs>
          <w:tab w:val="right" w:leader="dot" w:pos="9350"/>
        </w:tabs>
        <w:rPr>
          <w:noProof/>
          <w:kern w:val="2"/>
          <w:lang w:val="en-CA" w:eastAsia="en-CA"/>
          <w14:ligatures w14:val="standardContextual"/>
        </w:rPr>
      </w:pPr>
      <w:r>
        <w:fldChar w:fldCharType="begin"/>
      </w:r>
      <w:r>
        <w:instrText xml:space="preserve"> TOC \h \z \c "Figure" </w:instrText>
      </w:r>
      <w:r>
        <w:fldChar w:fldCharType="separate"/>
      </w:r>
      <w:hyperlink w:anchor="_Toc226408230" w:history="1">
        <w:r w:rsidR="009A7C14" w:rsidRPr="00237687">
          <w:rPr>
            <w:rStyle w:val="Hyperlink"/>
            <w:noProof/>
          </w:rPr>
          <w:t>Figure 1: Final robot design</w:t>
        </w:r>
        <w:r w:rsidR="009A7C14">
          <w:rPr>
            <w:noProof/>
            <w:webHidden/>
          </w:rPr>
          <w:tab/>
        </w:r>
        <w:r w:rsidR="009A7C14">
          <w:rPr>
            <w:noProof/>
            <w:webHidden/>
          </w:rPr>
          <w:fldChar w:fldCharType="begin"/>
        </w:r>
        <w:r w:rsidR="009A7C14">
          <w:rPr>
            <w:noProof/>
            <w:webHidden/>
          </w:rPr>
          <w:instrText xml:space="preserve"> PAGEREF _Toc226408230 \h </w:instrText>
        </w:r>
        <w:r w:rsidR="009A7C14">
          <w:rPr>
            <w:noProof/>
            <w:webHidden/>
          </w:rPr>
        </w:r>
        <w:r w:rsidR="009A7C14">
          <w:rPr>
            <w:noProof/>
            <w:webHidden/>
          </w:rPr>
          <w:fldChar w:fldCharType="separate"/>
        </w:r>
        <w:r w:rsidR="009A7C14">
          <w:rPr>
            <w:noProof/>
            <w:webHidden/>
          </w:rPr>
          <w:t>1</w:t>
        </w:r>
        <w:r w:rsidR="009A7C14">
          <w:rPr>
            <w:noProof/>
            <w:webHidden/>
          </w:rPr>
          <w:fldChar w:fldCharType="end"/>
        </w:r>
      </w:hyperlink>
    </w:p>
    <w:p w14:paraId="714CCDE9" w14:textId="70E98CAF" w:rsidR="009A7C14" w:rsidRDefault="009A7C14">
      <w:pPr>
        <w:pStyle w:val="TableofFigures"/>
        <w:tabs>
          <w:tab w:val="right" w:leader="dot" w:pos="9350"/>
        </w:tabs>
        <w:rPr>
          <w:noProof/>
          <w:kern w:val="2"/>
          <w:lang w:val="en-CA" w:eastAsia="en-CA"/>
          <w14:ligatures w14:val="standardContextual"/>
        </w:rPr>
      </w:pPr>
      <w:hyperlink w:anchor="_Toc226408231" w:history="1">
        <w:r w:rsidRPr="00237687">
          <w:rPr>
            <w:rStyle w:val="Hyperlink"/>
            <w:noProof/>
          </w:rPr>
          <w:t>Figure 2: Software system architecture</w:t>
        </w:r>
        <w:r>
          <w:rPr>
            <w:noProof/>
            <w:webHidden/>
          </w:rPr>
          <w:tab/>
        </w:r>
        <w:r>
          <w:rPr>
            <w:noProof/>
            <w:webHidden/>
          </w:rPr>
          <w:fldChar w:fldCharType="begin"/>
        </w:r>
        <w:r>
          <w:rPr>
            <w:noProof/>
            <w:webHidden/>
          </w:rPr>
          <w:instrText xml:space="preserve"> PAGEREF _Toc226408231 \h </w:instrText>
        </w:r>
        <w:r>
          <w:rPr>
            <w:noProof/>
            <w:webHidden/>
          </w:rPr>
        </w:r>
        <w:r>
          <w:rPr>
            <w:noProof/>
            <w:webHidden/>
          </w:rPr>
          <w:fldChar w:fldCharType="separate"/>
        </w:r>
        <w:r>
          <w:rPr>
            <w:noProof/>
            <w:webHidden/>
          </w:rPr>
          <w:t>7</w:t>
        </w:r>
        <w:r>
          <w:rPr>
            <w:noProof/>
            <w:webHidden/>
          </w:rPr>
          <w:fldChar w:fldCharType="end"/>
        </w:r>
      </w:hyperlink>
    </w:p>
    <w:p w14:paraId="2A844E32" w14:textId="508D3CA1" w:rsidR="009A7C14" w:rsidRDefault="009A7C14">
      <w:pPr>
        <w:pStyle w:val="TableofFigures"/>
        <w:tabs>
          <w:tab w:val="right" w:leader="dot" w:pos="9350"/>
        </w:tabs>
        <w:rPr>
          <w:noProof/>
          <w:kern w:val="2"/>
          <w:lang w:val="en-CA" w:eastAsia="en-CA"/>
          <w14:ligatures w14:val="standardContextual"/>
        </w:rPr>
      </w:pPr>
      <w:hyperlink w:anchor="_Toc226408232" w:history="1">
        <w:r w:rsidRPr="00237687">
          <w:rPr>
            <w:rStyle w:val="Hyperlink"/>
            <w:noProof/>
          </w:rPr>
          <w:t>Figure 3: Sketch of drawbridge mechanism of initial leadscrew-based gripper subsystem design.</w:t>
        </w:r>
        <w:r>
          <w:rPr>
            <w:noProof/>
            <w:webHidden/>
          </w:rPr>
          <w:tab/>
        </w:r>
        <w:r>
          <w:rPr>
            <w:noProof/>
            <w:webHidden/>
          </w:rPr>
          <w:fldChar w:fldCharType="begin"/>
        </w:r>
        <w:r>
          <w:rPr>
            <w:noProof/>
            <w:webHidden/>
          </w:rPr>
          <w:instrText xml:space="preserve"> PAGEREF _Toc226408232 \h </w:instrText>
        </w:r>
        <w:r>
          <w:rPr>
            <w:noProof/>
            <w:webHidden/>
          </w:rPr>
        </w:r>
        <w:r>
          <w:rPr>
            <w:noProof/>
            <w:webHidden/>
          </w:rPr>
          <w:fldChar w:fldCharType="separate"/>
        </w:r>
        <w:r>
          <w:rPr>
            <w:noProof/>
            <w:webHidden/>
          </w:rPr>
          <w:t>8</w:t>
        </w:r>
        <w:r>
          <w:rPr>
            <w:noProof/>
            <w:webHidden/>
          </w:rPr>
          <w:fldChar w:fldCharType="end"/>
        </w:r>
      </w:hyperlink>
    </w:p>
    <w:p w14:paraId="30B89308" w14:textId="408BCB62" w:rsidR="009A7C14" w:rsidRDefault="009A7C14">
      <w:pPr>
        <w:pStyle w:val="TableofFigures"/>
        <w:tabs>
          <w:tab w:val="right" w:leader="dot" w:pos="9350"/>
        </w:tabs>
        <w:rPr>
          <w:noProof/>
          <w:kern w:val="2"/>
          <w:lang w:val="en-CA" w:eastAsia="en-CA"/>
          <w14:ligatures w14:val="standardContextual"/>
        </w:rPr>
      </w:pPr>
      <w:hyperlink w:anchor="_Toc226408233" w:history="1">
        <w:r w:rsidRPr="00237687">
          <w:rPr>
            <w:rStyle w:val="Hyperlink"/>
            <w:noProof/>
          </w:rPr>
          <w:t>Figure 4: Chassis bottom plate (left), motor mount (middle), and castor mount (right)</w:t>
        </w:r>
        <w:r>
          <w:rPr>
            <w:noProof/>
            <w:webHidden/>
          </w:rPr>
          <w:tab/>
        </w:r>
        <w:r>
          <w:rPr>
            <w:noProof/>
            <w:webHidden/>
          </w:rPr>
          <w:fldChar w:fldCharType="begin"/>
        </w:r>
        <w:r>
          <w:rPr>
            <w:noProof/>
            <w:webHidden/>
          </w:rPr>
          <w:instrText xml:space="preserve"> PAGEREF _Toc226408233 \h </w:instrText>
        </w:r>
        <w:r>
          <w:rPr>
            <w:noProof/>
            <w:webHidden/>
          </w:rPr>
        </w:r>
        <w:r>
          <w:rPr>
            <w:noProof/>
            <w:webHidden/>
          </w:rPr>
          <w:fldChar w:fldCharType="separate"/>
        </w:r>
        <w:r>
          <w:rPr>
            <w:noProof/>
            <w:webHidden/>
          </w:rPr>
          <w:t>9</w:t>
        </w:r>
        <w:r>
          <w:rPr>
            <w:noProof/>
            <w:webHidden/>
          </w:rPr>
          <w:fldChar w:fldCharType="end"/>
        </w:r>
      </w:hyperlink>
    </w:p>
    <w:p w14:paraId="33ED5C98" w14:textId="5ED16E5B" w:rsidR="009A7C14" w:rsidRDefault="009A7C14">
      <w:pPr>
        <w:pStyle w:val="TableofFigures"/>
        <w:tabs>
          <w:tab w:val="right" w:leader="dot" w:pos="9350"/>
        </w:tabs>
        <w:rPr>
          <w:noProof/>
          <w:kern w:val="2"/>
          <w:lang w:val="en-CA" w:eastAsia="en-CA"/>
          <w14:ligatures w14:val="standardContextual"/>
        </w:rPr>
      </w:pPr>
      <w:hyperlink w:anchor="_Toc226408234" w:history="1">
        <w:r w:rsidRPr="00237687">
          <w:rPr>
            <w:rStyle w:val="Hyperlink"/>
            <w:noProof/>
          </w:rPr>
          <w:t>Figure 5: Power  Wiring Diagram</w:t>
        </w:r>
        <w:r>
          <w:rPr>
            <w:noProof/>
            <w:webHidden/>
          </w:rPr>
          <w:tab/>
        </w:r>
        <w:r>
          <w:rPr>
            <w:noProof/>
            <w:webHidden/>
          </w:rPr>
          <w:fldChar w:fldCharType="begin"/>
        </w:r>
        <w:r>
          <w:rPr>
            <w:noProof/>
            <w:webHidden/>
          </w:rPr>
          <w:instrText xml:space="preserve"> PAGEREF _Toc226408234 \h </w:instrText>
        </w:r>
        <w:r>
          <w:rPr>
            <w:noProof/>
            <w:webHidden/>
          </w:rPr>
        </w:r>
        <w:r>
          <w:rPr>
            <w:noProof/>
            <w:webHidden/>
          </w:rPr>
          <w:fldChar w:fldCharType="separate"/>
        </w:r>
        <w:r>
          <w:rPr>
            <w:noProof/>
            <w:webHidden/>
          </w:rPr>
          <w:t>11</w:t>
        </w:r>
        <w:r>
          <w:rPr>
            <w:noProof/>
            <w:webHidden/>
          </w:rPr>
          <w:fldChar w:fldCharType="end"/>
        </w:r>
      </w:hyperlink>
    </w:p>
    <w:p w14:paraId="34060005" w14:textId="0648C2CE" w:rsidR="009A7C14" w:rsidRDefault="009A7C14">
      <w:pPr>
        <w:pStyle w:val="TableofFigures"/>
        <w:tabs>
          <w:tab w:val="right" w:leader="dot" w:pos="9350"/>
        </w:tabs>
        <w:rPr>
          <w:noProof/>
          <w:kern w:val="2"/>
          <w:lang w:val="en-CA" w:eastAsia="en-CA"/>
          <w14:ligatures w14:val="standardContextual"/>
        </w:rPr>
      </w:pPr>
      <w:hyperlink w:anchor="_Toc226408235" w:history="1">
        <w:r w:rsidRPr="00237687">
          <w:rPr>
            <w:rStyle w:val="Hyperlink"/>
            <w:noProof/>
          </w:rPr>
          <w:t>Figure 6:  Control Wiring Diagram</w:t>
        </w:r>
        <w:r>
          <w:rPr>
            <w:noProof/>
            <w:webHidden/>
          </w:rPr>
          <w:tab/>
        </w:r>
        <w:r>
          <w:rPr>
            <w:noProof/>
            <w:webHidden/>
          </w:rPr>
          <w:fldChar w:fldCharType="begin"/>
        </w:r>
        <w:r>
          <w:rPr>
            <w:noProof/>
            <w:webHidden/>
          </w:rPr>
          <w:instrText xml:space="preserve"> PAGEREF _Toc226408235 \h </w:instrText>
        </w:r>
        <w:r>
          <w:rPr>
            <w:noProof/>
            <w:webHidden/>
          </w:rPr>
        </w:r>
        <w:r>
          <w:rPr>
            <w:noProof/>
            <w:webHidden/>
          </w:rPr>
          <w:fldChar w:fldCharType="separate"/>
        </w:r>
        <w:r>
          <w:rPr>
            <w:noProof/>
            <w:webHidden/>
          </w:rPr>
          <w:t>12</w:t>
        </w:r>
        <w:r>
          <w:rPr>
            <w:noProof/>
            <w:webHidden/>
          </w:rPr>
          <w:fldChar w:fldCharType="end"/>
        </w:r>
      </w:hyperlink>
    </w:p>
    <w:p w14:paraId="653BA09F" w14:textId="57EFF3D8" w:rsidR="009A7C14" w:rsidRDefault="009A7C14">
      <w:pPr>
        <w:pStyle w:val="TableofFigures"/>
        <w:tabs>
          <w:tab w:val="right" w:leader="dot" w:pos="9350"/>
        </w:tabs>
        <w:rPr>
          <w:noProof/>
          <w:kern w:val="2"/>
          <w:lang w:val="en-CA" w:eastAsia="en-CA"/>
          <w14:ligatures w14:val="standardContextual"/>
        </w:rPr>
      </w:pPr>
      <w:hyperlink w:anchor="_Toc226408236" w:history="1">
        <w:r w:rsidRPr="00237687">
          <w:rPr>
            <w:rStyle w:val="Hyperlink"/>
            <w:noProof/>
          </w:rPr>
          <w:t>Figure 7:  Actuation Wiring Diagram</w:t>
        </w:r>
        <w:r>
          <w:rPr>
            <w:noProof/>
            <w:webHidden/>
          </w:rPr>
          <w:tab/>
        </w:r>
        <w:r>
          <w:rPr>
            <w:noProof/>
            <w:webHidden/>
          </w:rPr>
          <w:fldChar w:fldCharType="begin"/>
        </w:r>
        <w:r>
          <w:rPr>
            <w:noProof/>
            <w:webHidden/>
          </w:rPr>
          <w:instrText xml:space="preserve"> PAGEREF _Toc226408236 \h </w:instrText>
        </w:r>
        <w:r>
          <w:rPr>
            <w:noProof/>
            <w:webHidden/>
          </w:rPr>
        </w:r>
        <w:r>
          <w:rPr>
            <w:noProof/>
            <w:webHidden/>
          </w:rPr>
          <w:fldChar w:fldCharType="separate"/>
        </w:r>
        <w:r>
          <w:rPr>
            <w:noProof/>
            <w:webHidden/>
          </w:rPr>
          <w:t>12</w:t>
        </w:r>
        <w:r>
          <w:rPr>
            <w:noProof/>
            <w:webHidden/>
          </w:rPr>
          <w:fldChar w:fldCharType="end"/>
        </w:r>
      </w:hyperlink>
    </w:p>
    <w:p w14:paraId="3B8DE7AD" w14:textId="2F7D6D0E" w:rsidR="009A7C14" w:rsidRDefault="009A7C14">
      <w:pPr>
        <w:pStyle w:val="TableofFigures"/>
        <w:tabs>
          <w:tab w:val="right" w:leader="dot" w:pos="9350"/>
        </w:tabs>
        <w:rPr>
          <w:noProof/>
          <w:kern w:val="2"/>
          <w:lang w:val="en-CA" w:eastAsia="en-CA"/>
          <w14:ligatures w14:val="standardContextual"/>
        </w:rPr>
      </w:pPr>
      <w:hyperlink w:anchor="_Toc226408237" w:history="1">
        <w:r w:rsidRPr="00237687">
          <w:rPr>
            <w:rStyle w:val="Hyperlink"/>
            <w:noProof/>
          </w:rPr>
          <w:t>Figure 8:  Buck Converter PCB Traces Layout</w:t>
        </w:r>
        <w:r>
          <w:rPr>
            <w:noProof/>
            <w:webHidden/>
          </w:rPr>
          <w:tab/>
        </w:r>
        <w:r>
          <w:rPr>
            <w:noProof/>
            <w:webHidden/>
          </w:rPr>
          <w:fldChar w:fldCharType="begin"/>
        </w:r>
        <w:r>
          <w:rPr>
            <w:noProof/>
            <w:webHidden/>
          </w:rPr>
          <w:instrText xml:space="preserve"> PAGEREF _Toc226408237 \h </w:instrText>
        </w:r>
        <w:r>
          <w:rPr>
            <w:noProof/>
            <w:webHidden/>
          </w:rPr>
        </w:r>
        <w:r>
          <w:rPr>
            <w:noProof/>
            <w:webHidden/>
          </w:rPr>
          <w:fldChar w:fldCharType="separate"/>
        </w:r>
        <w:r>
          <w:rPr>
            <w:noProof/>
            <w:webHidden/>
          </w:rPr>
          <w:t>15</w:t>
        </w:r>
        <w:r>
          <w:rPr>
            <w:noProof/>
            <w:webHidden/>
          </w:rPr>
          <w:fldChar w:fldCharType="end"/>
        </w:r>
      </w:hyperlink>
    </w:p>
    <w:p w14:paraId="4DFDB19C" w14:textId="59F45D82" w:rsidR="009A7C14" w:rsidRDefault="009A7C14">
      <w:pPr>
        <w:pStyle w:val="TableofFigures"/>
        <w:tabs>
          <w:tab w:val="right" w:leader="dot" w:pos="9350"/>
        </w:tabs>
        <w:rPr>
          <w:noProof/>
          <w:kern w:val="2"/>
          <w:lang w:val="en-CA" w:eastAsia="en-CA"/>
          <w14:ligatures w14:val="standardContextual"/>
        </w:rPr>
      </w:pPr>
      <w:hyperlink w:anchor="_Toc226408238" w:history="1">
        <w:r w:rsidRPr="00237687">
          <w:rPr>
            <w:rStyle w:val="Hyperlink"/>
            <w:noProof/>
          </w:rPr>
          <w:t>Figure 9: PCB buck converter CAD (left) and assembled (right)</w:t>
        </w:r>
        <w:r>
          <w:rPr>
            <w:noProof/>
            <w:webHidden/>
          </w:rPr>
          <w:tab/>
        </w:r>
        <w:r>
          <w:rPr>
            <w:noProof/>
            <w:webHidden/>
          </w:rPr>
          <w:fldChar w:fldCharType="begin"/>
        </w:r>
        <w:r>
          <w:rPr>
            <w:noProof/>
            <w:webHidden/>
          </w:rPr>
          <w:instrText xml:space="preserve"> PAGEREF _Toc226408238 \h </w:instrText>
        </w:r>
        <w:r>
          <w:rPr>
            <w:noProof/>
            <w:webHidden/>
          </w:rPr>
        </w:r>
        <w:r>
          <w:rPr>
            <w:noProof/>
            <w:webHidden/>
          </w:rPr>
          <w:fldChar w:fldCharType="separate"/>
        </w:r>
        <w:r>
          <w:rPr>
            <w:noProof/>
            <w:webHidden/>
          </w:rPr>
          <w:t>18</w:t>
        </w:r>
        <w:r>
          <w:rPr>
            <w:noProof/>
            <w:webHidden/>
          </w:rPr>
          <w:fldChar w:fldCharType="end"/>
        </w:r>
      </w:hyperlink>
    </w:p>
    <w:p w14:paraId="18939EBE" w14:textId="2DF54F3B" w:rsidR="009A7C14" w:rsidRDefault="009A7C14">
      <w:pPr>
        <w:pStyle w:val="TableofFigures"/>
        <w:tabs>
          <w:tab w:val="right" w:leader="dot" w:pos="9350"/>
        </w:tabs>
        <w:rPr>
          <w:noProof/>
          <w:kern w:val="2"/>
          <w:lang w:val="en-CA" w:eastAsia="en-CA"/>
          <w14:ligatures w14:val="standardContextual"/>
        </w:rPr>
      </w:pPr>
      <w:hyperlink w:anchor="_Toc226408239" w:history="1">
        <w:r w:rsidRPr="00237687">
          <w:rPr>
            <w:rStyle w:val="Hyperlink"/>
            <w:noProof/>
          </w:rPr>
          <w:t>Figure 10: Back view of chassis and mounting on robot.</w:t>
        </w:r>
        <w:r>
          <w:rPr>
            <w:noProof/>
            <w:webHidden/>
          </w:rPr>
          <w:tab/>
        </w:r>
        <w:r>
          <w:rPr>
            <w:noProof/>
            <w:webHidden/>
          </w:rPr>
          <w:fldChar w:fldCharType="begin"/>
        </w:r>
        <w:r>
          <w:rPr>
            <w:noProof/>
            <w:webHidden/>
          </w:rPr>
          <w:instrText xml:space="preserve"> PAGEREF _Toc226408239 \h </w:instrText>
        </w:r>
        <w:r>
          <w:rPr>
            <w:noProof/>
            <w:webHidden/>
          </w:rPr>
        </w:r>
        <w:r>
          <w:rPr>
            <w:noProof/>
            <w:webHidden/>
          </w:rPr>
          <w:fldChar w:fldCharType="separate"/>
        </w:r>
        <w:r>
          <w:rPr>
            <w:noProof/>
            <w:webHidden/>
          </w:rPr>
          <w:t>18</w:t>
        </w:r>
        <w:r>
          <w:rPr>
            <w:noProof/>
            <w:webHidden/>
          </w:rPr>
          <w:fldChar w:fldCharType="end"/>
        </w:r>
      </w:hyperlink>
    </w:p>
    <w:p w14:paraId="723D962B" w14:textId="48F68817" w:rsidR="009A7C14" w:rsidRDefault="009A7C14">
      <w:pPr>
        <w:pStyle w:val="TableofFigures"/>
        <w:tabs>
          <w:tab w:val="right" w:leader="dot" w:pos="9350"/>
        </w:tabs>
        <w:rPr>
          <w:noProof/>
          <w:kern w:val="2"/>
          <w:lang w:val="en-CA" w:eastAsia="en-CA"/>
          <w14:ligatures w14:val="standardContextual"/>
        </w:rPr>
      </w:pPr>
      <w:hyperlink w:anchor="_Toc226408240" w:history="1">
        <w:r w:rsidRPr="00237687">
          <w:rPr>
            <w:rStyle w:val="Hyperlink"/>
            <w:noProof/>
          </w:rPr>
          <w:t>Figure 11: 3D CAD model of final gripper subassembly mounted to the main robot body (left) and assembled gripper (right). The black servomotor is the lifting motor, while the blue servomotor rotates the gripper arm inwards/outwards.</w:t>
        </w:r>
        <w:r>
          <w:rPr>
            <w:noProof/>
            <w:webHidden/>
          </w:rPr>
          <w:tab/>
        </w:r>
        <w:r>
          <w:rPr>
            <w:noProof/>
            <w:webHidden/>
          </w:rPr>
          <w:fldChar w:fldCharType="begin"/>
        </w:r>
        <w:r>
          <w:rPr>
            <w:noProof/>
            <w:webHidden/>
          </w:rPr>
          <w:instrText xml:space="preserve"> PAGEREF _Toc226408240 \h </w:instrText>
        </w:r>
        <w:r>
          <w:rPr>
            <w:noProof/>
            <w:webHidden/>
          </w:rPr>
        </w:r>
        <w:r>
          <w:rPr>
            <w:noProof/>
            <w:webHidden/>
          </w:rPr>
          <w:fldChar w:fldCharType="separate"/>
        </w:r>
        <w:r>
          <w:rPr>
            <w:noProof/>
            <w:webHidden/>
          </w:rPr>
          <w:t>19</w:t>
        </w:r>
        <w:r>
          <w:rPr>
            <w:noProof/>
            <w:webHidden/>
          </w:rPr>
          <w:fldChar w:fldCharType="end"/>
        </w:r>
      </w:hyperlink>
    </w:p>
    <w:p w14:paraId="3FB6E3D6" w14:textId="1D9746FB" w:rsidR="009A7C14" w:rsidRDefault="009A7C14">
      <w:pPr>
        <w:pStyle w:val="TableofFigures"/>
        <w:tabs>
          <w:tab w:val="right" w:leader="dot" w:pos="9350"/>
        </w:tabs>
        <w:rPr>
          <w:noProof/>
          <w:kern w:val="2"/>
          <w:lang w:val="en-CA" w:eastAsia="en-CA"/>
          <w14:ligatures w14:val="standardContextual"/>
        </w:rPr>
      </w:pPr>
      <w:hyperlink w:anchor="_Toc226408241" w:history="1">
        <w:r w:rsidRPr="00237687">
          <w:rPr>
            <w:rStyle w:val="Hyperlink"/>
            <w:noProof/>
          </w:rPr>
          <w:t>Figure 12: Full assembly of line-tracking autonomous hemipode (LAH) robot.</w:t>
        </w:r>
        <w:r>
          <w:rPr>
            <w:noProof/>
            <w:webHidden/>
          </w:rPr>
          <w:tab/>
        </w:r>
        <w:r>
          <w:rPr>
            <w:noProof/>
            <w:webHidden/>
          </w:rPr>
          <w:fldChar w:fldCharType="begin"/>
        </w:r>
        <w:r>
          <w:rPr>
            <w:noProof/>
            <w:webHidden/>
          </w:rPr>
          <w:instrText xml:space="preserve"> PAGEREF _Toc226408241 \h </w:instrText>
        </w:r>
        <w:r>
          <w:rPr>
            <w:noProof/>
            <w:webHidden/>
          </w:rPr>
        </w:r>
        <w:r>
          <w:rPr>
            <w:noProof/>
            <w:webHidden/>
          </w:rPr>
          <w:fldChar w:fldCharType="separate"/>
        </w:r>
        <w:r>
          <w:rPr>
            <w:noProof/>
            <w:webHidden/>
          </w:rPr>
          <w:t>19</w:t>
        </w:r>
        <w:r>
          <w:rPr>
            <w:noProof/>
            <w:webHidden/>
          </w:rPr>
          <w:fldChar w:fldCharType="end"/>
        </w:r>
      </w:hyperlink>
    </w:p>
    <w:p w14:paraId="664F5817" w14:textId="181A7292" w:rsidR="009A7C14" w:rsidRDefault="009A7C14">
      <w:pPr>
        <w:pStyle w:val="TableofFigures"/>
        <w:tabs>
          <w:tab w:val="right" w:leader="dot" w:pos="9350"/>
        </w:tabs>
        <w:rPr>
          <w:noProof/>
          <w:kern w:val="2"/>
          <w:lang w:val="en-CA" w:eastAsia="en-CA"/>
          <w14:ligatures w14:val="standardContextual"/>
        </w:rPr>
      </w:pPr>
      <w:hyperlink w:anchor="_Toc226408242" w:history="1">
        <w:r w:rsidRPr="00237687">
          <w:rPr>
            <w:rStyle w:val="Hyperlink"/>
            <w:noProof/>
          </w:rPr>
          <w:t>Figure 13: Full CAD robot assembly</w:t>
        </w:r>
        <w:r>
          <w:rPr>
            <w:noProof/>
            <w:webHidden/>
          </w:rPr>
          <w:tab/>
        </w:r>
        <w:r>
          <w:rPr>
            <w:noProof/>
            <w:webHidden/>
          </w:rPr>
          <w:fldChar w:fldCharType="begin"/>
        </w:r>
        <w:r>
          <w:rPr>
            <w:noProof/>
            <w:webHidden/>
          </w:rPr>
          <w:instrText xml:space="preserve"> PAGEREF _Toc226408242 \h </w:instrText>
        </w:r>
        <w:r>
          <w:rPr>
            <w:noProof/>
            <w:webHidden/>
          </w:rPr>
        </w:r>
        <w:r>
          <w:rPr>
            <w:noProof/>
            <w:webHidden/>
          </w:rPr>
          <w:fldChar w:fldCharType="separate"/>
        </w:r>
        <w:r>
          <w:rPr>
            <w:noProof/>
            <w:webHidden/>
          </w:rPr>
          <w:t>27</w:t>
        </w:r>
        <w:r>
          <w:rPr>
            <w:noProof/>
            <w:webHidden/>
          </w:rPr>
          <w:fldChar w:fldCharType="end"/>
        </w:r>
      </w:hyperlink>
    </w:p>
    <w:p w14:paraId="69E2B1AC" w14:textId="0CF351E9" w:rsidR="00A4740B" w:rsidRPr="00B9131B" w:rsidRDefault="00D11140">
      <w:r>
        <w:fldChar w:fldCharType="end"/>
      </w:r>
      <w:r w:rsidR="00A4740B" w:rsidRPr="00B9131B">
        <w:br w:type="page"/>
      </w:r>
    </w:p>
    <w:p w14:paraId="6FC472B6" w14:textId="6228A815" w:rsidR="00A4740B" w:rsidRPr="00B9131B" w:rsidRDefault="00A4740B" w:rsidP="2300F9DE">
      <w:pPr>
        <w:pStyle w:val="Heading1"/>
        <w:rPr>
          <w:rFonts w:asciiTheme="minorHAnsi" w:hAnsiTheme="minorHAnsi"/>
          <w:lang w:val="en-CA"/>
        </w:rPr>
      </w:pPr>
      <w:bookmarkStart w:id="4" w:name="_Toc226408581"/>
      <w:r w:rsidRPr="00B9131B">
        <w:rPr>
          <w:rFonts w:asciiTheme="minorHAnsi" w:hAnsiTheme="minorHAnsi"/>
          <w:lang w:val="en-CA"/>
        </w:rPr>
        <w:t>Table of tables</w:t>
      </w:r>
      <w:bookmarkEnd w:id="4"/>
      <w:r w:rsidRPr="00B9131B">
        <w:rPr>
          <w:rFonts w:asciiTheme="minorHAnsi" w:hAnsiTheme="minorHAnsi"/>
          <w:lang w:val="en-CA"/>
        </w:rPr>
        <w:t xml:space="preserve"> </w:t>
      </w:r>
    </w:p>
    <w:p w14:paraId="374194AC" w14:textId="76C4D5B5" w:rsidR="00DC6FCC" w:rsidRDefault="00D11140">
      <w:pPr>
        <w:pStyle w:val="TableofFigures"/>
        <w:tabs>
          <w:tab w:val="right" w:leader="dot" w:pos="9350"/>
        </w:tabs>
        <w:rPr>
          <w:noProof/>
          <w:kern w:val="2"/>
          <w:lang w:val="en-CA" w:eastAsia="en-US"/>
          <w14:ligatures w14:val="standardContextual"/>
        </w:rPr>
      </w:pPr>
      <w:r>
        <w:fldChar w:fldCharType="begin"/>
      </w:r>
      <w:r>
        <w:instrText xml:space="preserve"> TOC \h \z \c "Table" </w:instrText>
      </w:r>
      <w:r>
        <w:fldChar w:fldCharType="separate"/>
      </w:r>
      <w:hyperlink w:anchor="_Toc226410830" w:history="1">
        <w:r w:rsidR="00DC6FCC" w:rsidRPr="00A872AA">
          <w:rPr>
            <w:rStyle w:val="Hyperlink"/>
            <w:noProof/>
          </w:rPr>
          <w:t>Table 1: Itemized Budget</w:t>
        </w:r>
        <w:r w:rsidR="00DC6FCC">
          <w:rPr>
            <w:noProof/>
            <w:webHidden/>
          </w:rPr>
          <w:tab/>
        </w:r>
        <w:r w:rsidR="00DC6FCC">
          <w:rPr>
            <w:noProof/>
            <w:webHidden/>
          </w:rPr>
          <w:fldChar w:fldCharType="begin"/>
        </w:r>
        <w:r w:rsidR="00DC6FCC">
          <w:rPr>
            <w:noProof/>
            <w:webHidden/>
          </w:rPr>
          <w:instrText xml:space="preserve"> PAGEREF _Toc226410830 \h </w:instrText>
        </w:r>
        <w:r w:rsidR="00DC6FCC">
          <w:rPr>
            <w:noProof/>
            <w:webHidden/>
          </w:rPr>
        </w:r>
        <w:r w:rsidR="00DC6FCC">
          <w:rPr>
            <w:noProof/>
            <w:webHidden/>
          </w:rPr>
          <w:fldChar w:fldCharType="separate"/>
        </w:r>
        <w:r w:rsidR="00DC6FCC">
          <w:rPr>
            <w:noProof/>
            <w:webHidden/>
          </w:rPr>
          <w:t>18</w:t>
        </w:r>
        <w:r w:rsidR="00DC6FCC">
          <w:rPr>
            <w:noProof/>
            <w:webHidden/>
          </w:rPr>
          <w:fldChar w:fldCharType="end"/>
        </w:r>
      </w:hyperlink>
    </w:p>
    <w:p w14:paraId="220A93F0" w14:textId="69F1696B" w:rsidR="00794810" w:rsidRDefault="00D11140" w:rsidP="005B1F60">
      <w:r>
        <w:fldChar w:fldCharType="end"/>
      </w:r>
    </w:p>
    <w:p w14:paraId="41E024BB" w14:textId="441984DB" w:rsidR="00A4740B" w:rsidRPr="001F28EC" w:rsidRDefault="00A4740B" w:rsidP="005B1F60">
      <w:r w:rsidRPr="005B1F60">
        <w:rPr>
          <w:sz w:val="21"/>
          <w:szCs w:val="21"/>
        </w:rPr>
        <w:br w:type="page"/>
      </w:r>
    </w:p>
    <w:p w14:paraId="4FC4C163" w14:textId="77777777" w:rsidR="003D09E0" w:rsidRDefault="003D09E0" w:rsidP="36C63206">
      <w:pPr>
        <w:pStyle w:val="Heading1"/>
        <w:numPr>
          <w:ilvl w:val="0"/>
          <w:numId w:val="21"/>
        </w:numPr>
        <w:rPr>
          <w:rFonts w:asciiTheme="minorHAnsi" w:hAnsiTheme="minorHAnsi"/>
          <w:lang w:val="en-CA"/>
        </w:rPr>
        <w:sectPr w:rsidR="003D09E0" w:rsidSect="00F16519">
          <w:type w:val="continuous"/>
          <w:pgSz w:w="12240" w:h="15840"/>
          <w:pgMar w:top="1440" w:right="1440" w:bottom="1440" w:left="1440" w:header="720" w:footer="720" w:gutter="0"/>
          <w:pgNumType w:fmt="lowerRoman" w:start="1"/>
          <w:cols w:space="720"/>
          <w:docGrid w:linePitch="360"/>
        </w:sectPr>
      </w:pPr>
    </w:p>
    <w:p w14:paraId="5A940020" w14:textId="59D30B4C" w:rsidR="1415603B" w:rsidRPr="007D624D" w:rsidRDefault="00DA24B5" w:rsidP="007D624D">
      <w:pPr>
        <w:pStyle w:val="Heading1"/>
        <w:rPr>
          <w:rFonts w:asciiTheme="minorHAnsi" w:hAnsiTheme="minorHAnsi"/>
          <w:lang w:val="en-CA"/>
        </w:rPr>
      </w:pPr>
      <w:bookmarkStart w:id="5" w:name="_Toc226408582"/>
      <w:r>
        <w:rPr>
          <w:rFonts w:asciiTheme="minorHAnsi" w:hAnsiTheme="minorHAnsi"/>
          <w:lang w:val="en-CA"/>
        </w:rPr>
        <w:t xml:space="preserve">1 </w:t>
      </w:r>
      <w:r w:rsidR="1415603B" w:rsidRPr="007D624D">
        <w:rPr>
          <w:rFonts w:asciiTheme="minorHAnsi" w:hAnsiTheme="minorHAnsi"/>
          <w:lang w:val="en-CA"/>
        </w:rPr>
        <w:t>I</w:t>
      </w:r>
      <w:r w:rsidR="0384A907" w:rsidRPr="007D624D">
        <w:rPr>
          <w:rFonts w:asciiTheme="minorHAnsi" w:hAnsiTheme="minorHAnsi"/>
          <w:lang w:val="en-CA"/>
        </w:rPr>
        <w:t>ntroduction</w:t>
      </w:r>
      <w:bookmarkEnd w:id="5"/>
      <w:r w:rsidR="0384A907" w:rsidRPr="007D624D">
        <w:rPr>
          <w:rFonts w:asciiTheme="minorHAnsi" w:hAnsiTheme="minorHAnsi"/>
          <w:lang w:val="en-CA"/>
        </w:rPr>
        <w:t xml:space="preserve"> </w:t>
      </w:r>
    </w:p>
    <w:p w14:paraId="460884FB" w14:textId="3951F7A1" w:rsidR="009A7C14" w:rsidRDefault="37AF69BD" w:rsidP="009A7C14">
      <w:pPr>
        <w:spacing w:after="0" w:line="278" w:lineRule="auto"/>
      </w:pPr>
      <w:r w:rsidRPr="00B9131B">
        <w:rPr>
          <w:rFonts w:eastAsia="Aptos" w:cs="Aptos"/>
          <w:color w:val="000000" w:themeColor="text1"/>
        </w:rPr>
        <w:t>The following report describes the team’s design process of a line following autonomous robot (pictured in</w:t>
      </w:r>
      <w:r w:rsidR="003E12F6" w:rsidRPr="00B9131B">
        <w:rPr>
          <w:rFonts w:eastAsia="Aptos" w:cs="Aptos"/>
          <w:color w:val="000000" w:themeColor="text1"/>
        </w:rPr>
        <w:t xml:space="preserve"> </w:t>
      </w:r>
      <w:r w:rsidR="003E12F6" w:rsidRPr="00B9131B">
        <w:rPr>
          <w:rFonts w:eastAsia="Aptos" w:cs="Aptos"/>
          <w:color w:val="000000" w:themeColor="text1"/>
        </w:rPr>
        <w:fldChar w:fldCharType="begin"/>
      </w:r>
      <w:r w:rsidR="003E12F6" w:rsidRPr="00B9131B">
        <w:rPr>
          <w:rFonts w:eastAsia="Aptos" w:cs="Aptos"/>
          <w:color w:val="000000" w:themeColor="text1"/>
        </w:rPr>
        <w:instrText xml:space="preserve"> REF _Ref226313053 \h </w:instrText>
      </w:r>
      <w:r w:rsidR="00B9131B">
        <w:rPr>
          <w:rFonts w:eastAsia="Aptos" w:cs="Aptos"/>
          <w:color w:val="000000" w:themeColor="text1"/>
        </w:rPr>
        <w:instrText xml:space="preserve"> \* MERGEFORMAT </w:instrText>
      </w:r>
      <w:r w:rsidR="003E12F6" w:rsidRPr="00B9131B">
        <w:rPr>
          <w:rFonts w:eastAsia="Aptos" w:cs="Aptos"/>
          <w:color w:val="000000" w:themeColor="text1"/>
        </w:rPr>
      </w:r>
      <w:r w:rsidR="003E12F6" w:rsidRPr="00B9131B">
        <w:rPr>
          <w:rFonts w:eastAsia="Aptos" w:cs="Aptos"/>
          <w:color w:val="000000" w:themeColor="text1"/>
        </w:rPr>
        <w:fldChar w:fldCharType="separate"/>
      </w:r>
    </w:p>
    <w:p w14:paraId="4C4CC562" w14:textId="7A815D7B" w:rsidR="37AF69BD" w:rsidRPr="00B9131B" w:rsidRDefault="009A7C14" w:rsidP="36C63206">
      <w:pPr>
        <w:spacing w:after="0" w:line="278" w:lineRule="auto"/>
        <w:rPr>
          <w:rFonts w:eastAsia="Aptos" w:cs="Aptos"/>
          <w:color w:val="000000" w:themeColor="text1"/>
        </w:rPr>
      </w:pPr>
      <w:r w:rsidRPr="00B9131B">
        <w:rPr>
          <w:noProof/>
        </w:rPr>
        <w:t>Figure</w:t>
      </w:r>
      <w:r w:rsidRPr="00B9131B">
        <w:t xml:space="preserve"> </w:t>
      </w:r>
      <w:r>
        <w:t>1</w:t>
      </w:r>
      <w:r w:rsidRPr="00B9131B">
        <w:t>: Final robot design</w:t>
      </w:r>
      <w:r w:rsidR="003E12F6" w:rsidRPr="00B9131B">
        <w:rPr>
          <w:rFonts w:eastAsia="Aptos" w:cs="Aptos"/>
          <w:color w:val="000000" w:themeColor="text1"/>
        </w:rPr>
        <w:fldChar w:fldCharType="end"/>
      </w:r>
      <w:r w:rsidR="37AF69BD" w:rsidRPr="00B9131B">
        <w:rPr>
          <w:rFonts w:eastAsia="Aptos" w:cs="Aptos"/>
          <w:color w:val="000000" w:themeColor="text1"/>
        </w:rPr>
        <w:t>), consequential challenges and lessons learned. The robot, also referred to as LAH (line-tracking autonomous hemipode) through</w:t>
      </w:r>
      <w:r w:rsidR="4E58AA05" w:rsidRPr="00B9131B">
        <w:rPr>
          <w:rFonts w:eastAsia="Aptos" w:cs="Aptos"/>
          <w:color w:val="000000" w:themeColor="text1"/>
        </w:rPr>
        <w:t>out</w:t>
      </w:r>
      <w:r w:rsidR="37AF69BD" w:rsidRPr="00B9131B">
        <w:rPr>
          <w:rFonts w:eastAsia="Aptos" w:cs="Aptos"/>
          <w:color w:val="000000" w:themeColor="text1"/>
        </w:rPr>
        <w:t xml:space="preserve"> the report, was designed for the MTE</w:t>
      </w:r>
      <w:r w:rsidR="6AA5753B" w:rsidRPr="00B9131B">
        <w:rPr>
          <w:rFonts w:eastAsia="Aptos" w:cs="Aptos"/>
          <w:color w:val="000000" w:themeColor="text1"/>
        </w:rPr>
        <w:t xml:space="preserve"> </w:t>
      </w:r>
      <w:r w:rsidR="37AF69BD" w:rsidRPr="00B9131B">
        <w:rPr>
          <w:rFonts w:eastAsia="Aptos" w:cs="Aptos"/>
          <w:color w:val="000000" w:themeColor="text1"/>
        </w:rPr>
        <w:t xml:space="preserve">380 course to follow a red line marked on </w:t>
      </w:r>
      <w:r w:rsidR="6D1F26D2" w:rsidRPr="00B9131B">
        <w:rPr>
          <w:rFonts w:eastAsia="Aptos" w:cs="Aptos"/>
          <w:color w:val="000000" w:themeColor="text1"/>
        </w:rPr>
        <w:t>the ground</w:t>
      </w:r>
      <w:r w:rsidR="37AF69BD" w:rsidRPr="00B9131B">
        <w:rPr>
          <w:rFonts w:eastAsia="Aptos" w:cs="Aptos"/>
          <w:color w:val="000000" w:themeColor="text1"/>
        </w:rPr>
        <w:t xml:space="preserve"> surface </w:t>
      </w:r>
      <w:r w:rsidR="4B471803" w:rsidRPr="00B9131B">
        <w:rPr>
          <w:rFonts w:eastAsia="Aptos" w:cs="Aptos"/>
          <w:color w:val="000000" w:themeColor="text1"/>
        </w:rPr>
        <w:t>of the course</w:t>
      </w:r>
      <w:r w:rsidR="37AF69BD" w:rsidRPr="00B9131B">
        <w:rPr>
          <w:rFonts w:eastAsia="Aptos" w:cs="Aptos"/>
          <w:color w:val="000000" w:themeColor="text1"/>
        </w:rPr>
        <w:t xml:space="preserve"> and inte</w:t>
      </w:r>
      <w:r w:rsidR="6D5F55CD" w:rsidRPr="00B9131B">
        <w:rPr>
          <w:rFonts w:eastAsia="Aptos" w:cs="Aptos"/>
          <w:color w:val="000000" w:themeColor="text1"/>
        </w:rPr>
        <w:t>ract</w:t>
      </w:r>
      <w:r w:rsidR="37AF69BD" w:rsidRPr="00B9131B">
        <w:rPr>
          <w:rFonts w:eastAsia="Aptos" w:cs="Aptos"/>
          <w:color w:val="000000" w:themeColor="text1"/>
        </w:rPr>
        <w:t xml:space="preserve"> with its </w:t>
      </w:r>
      <w:r w:rsidR="75ACB703" w:rsidRPr="00B9131B">
        <w:rPr>
          <w:rFonts w:eastAsia="Aptos" w:cs="Aptos"/>
          <w:color w:val="000000" w:themeColor="text1"/>
        </w:rPr>
        <w:t xml:space="preserve">course </w:t>
      </w:r>
      <w:r w:rsidR="37AF69BD" w:rsidRPr="00B9131B">
        <w:rPr>
          <w:rFonts w:eastAsia="Aptos" w:cs="Aptos"/>
          <w:color w:val="000000" w:themeColor="text1"/>
        </w:rPr>
        <w:t xml:space="preserve">surroundings when presented with external </w:t>
      </w:r>
      <w:r w:rsidR="221DCDF7" w:rsidRPr="00B9131B">
        <w:rPr>
          <w:rFonts w:eastAsia="Aptos" w:cs="Aptos"/>
          <w:color w:val="000000" w:themeColor="text1"/>
        </w:rPr>
        <w:t>cues</w:t>
      </w:r>
      <w:r w:rsidR="37AF69BD" w:rsidRPr="00B9131B">
        <w:rPr>
          <w:rFonts w:eastAsia="Aptos" w:cs="Aptos"/>
          <w:color w:val="000000" w:themeColor="text1"/>
        </w:rPr>
        <w:t xml:space="preserve"> in other colors</w:t>
      </w:r>
      <w:r w:rsidR="1EF97745" w:rsidRPr="00B9131B">
        <w:rPr>
          <w:rFonts w:eastAsia="Aptos" w:cs="Aptos"/>
          <w:color w:val="000000" w:themeColor="text1"/>
        </w:rPr>
        <w:t xml:space="preserve"> such as green and blue</w:t>
      </w:r>
      <w:r w:rsidR="37AF69BD" w:rsidRPr="00B9131B">
        <w:rPr>
          <w:rFonts w:eastAsia="Aptos" w:cs="Aptos"/>
          <w:color w:val="000000" w:themeColor="text1"/>
        </w:rPr>
        <w:t xml:space="preserve">. The specifications and purpose of the robot, LAH, are outlined in </w:t>
      </w:r>
      <w:r w:rsidR="31F5D8E2" w:rsidRPr="00B9131B">
        <w:rPr>
          <w:rFonts w:eastAsia="Aptos" w:cs="Aptos"/>
          <w:color w:val="000000" w:themeColor="text1"/>
        </w:rPr>
        <w:t xml:space="preserve">later </w:t>
      </w:r>
      <w:r w:rsidR="37AF69BD" w:rsidRPr="00B9131B">
        <w:rPr>
          <w:rFonts w:eastAsia="Aptos" w:cs="Aptos"/>
          <w:color w:val="000000" w:themeColor="text1"/>
        </w:rPr>
        <w:t>sections</w:t>
      </w:r>
      <w:r w:rsidR="00995871" w:rsidRPr="00B9131B">
        <w:rPr>
          <w:rFonts w:eastAsia="Aptos" w:cs="Aptos"/>
          <w:color w:val="000000" w:themeColor="text1"/>
        </w:rPr>
        <w:t>.</w:t>
      </w:r>
    </w:p>
    <w:p w14:paraId="1860ABC6" w14:textId="7C4A1F42" w:rsidR="37AF69BD" w:rsidRPr="00B9131B" w:rsidRDefault="37AF69BD" w:rsidP="36C63206">
      <w:pPr>
        <w:spacing w:after="0" w:line="278" w:lineRule="auto"/>
        <w:rPr>
          <w:rFonts w:eastAsia="Aptos" w:cs="Aptos"/>
          <w:color w:val="000000" w:themeColor="text1"/>
        </w:rPr>
      </w:pPr>
      <w:r w:rsidRPr="00B9131B">
        <w:rPr>
          <w:rFonts w:eastAsia="Aptos" w:cs="Aptos"/>
          <w:color w:val="000000" w:themeColor="text1"/>
        </w:rPr>
        <w:t xml:space="preserve"> </w:t>
      </w:r>
    </w:p>
    <w:p w14:paraId="2FFCED3E" w14:textId="63E7F86D" w:rsidR="00774E53" w:rsidRDefault="00D152E1" w:rsidP="003E12F6">
      <w:pPr>
        <w:pStyle w:val="Caption"/>
        <w:jc w:val="center"/>
      </w:pPr>
      <w:bookmarkStart w:id="6" w:name="_Ref226313053"/>
      <w:r>
        <w:rPr>
          <w:noProof/>
        </w:rPr>
        <w:drawing>
          <wp:inline distT="0" distB="0" distL="0" distR="0" wp14:anchorId="5707AB3C" wp14:editId="3BA99DB2">
            <wp:extent cx="2753140" cy="3006538"/>
            <wp:effectExtent l="0" t="0" r="3175" b="3810"/>
            <wp:docPr id="141824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3157" name="Picture 14182431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8257" cy="3023047"/>
                    </a:xfrm>
                    <a:prstGeom prst="rect">
                      <a:avLst/>
                    </a:prstGeom>
                  </pic:spPr>
                </pic:pic>
              </a:graphicData>
            </a:graphic>
          </wp:inline>
        </w:drawing>
      </w:r>
    </w:p>
    <w:p w14:paraId="7C169EDA" w14:textId="6F7DBEAA" w:rsidR="003E12F6" w:rsidRPr="00B9131B" w:rsidRDefault="003E12F6" w:rsidP="003E12F6">
      <w:pPr>
        <w:pStyle w:val="Caption"/>
        <w:jc w:val="center"/>
        <w:rPr>
          <w:rFonts w:eastAsia="Aptos" w:cs="Aptos"/>
          <w:color w:val="000000" w:themeColor="text1"/>
        </w:rPr>
      </w:pPr>
      <w:bookmarkStart w:id="7" w:name="_Toc226408230"/>
      <w:r w:rsidRPr="00B9131B">
        <w:t xml:space="preserve">Figure </w:t>
      </w:r>
      <w:r w:rsidRPr="00B9131B">
        <w:fldChar w:fldCharType="begin"/>
      </w:r>
      <w:r w:rsidRPr="00B9131B">
        <w:instrText xml:space="preserve"> SEQ Figure \* ARABIC </w:instrText>
      </w:r>
      <w:r w:rsidRPr="00B9131B">
        <w:fldChar w:fldCharType="separate"/>
      </w:r>
      <w:r w:rsidR="009A7C14">
        <w:rPr>
          <w:noProof/>
        </w:rPr>
        <w:t>1</w:t>
      </w:r>
      <w:r w:rsidRPr="00B9131B">
        <w:fldChar w:fldCharType="end"/>
      </w:r>
      <w:r w:rsidRPr="00B9131B">
        <w:t>: Final robot design</w:t>
      </w:r>
      <w:bookmarkEnd w:id="6"/>
      <w:bookmarkEnd w:id="7"/>
    </w:p>
    <w:p w14:paraId="385AA93F" w14:textId="4BC4668F" w:rsidR="37AF69BD" w:rsidRPr="00B9131B" w:rsidRDefault="37AF69BD" w:rsidP="36C63206">
      <w:pPr>
        <w:spacing w:after="0" w:line="278" w:lineRule="auto"/>
        <w:rPr>
          <w:rFonts w:eastAsia="Aptos" w:cs="Aptos"/>
          <w:color w:val="000000" w:themeColor="text1"/>
        </w:rPr>
      </w:pPr>
      <w:r w:rsidRPr="00B9131B">
        <w:rPr>
          <w:rFonts w:eastAsia="Aptos" w:cs="Aptos"/>
          <w:color w:val="000000" w:themeColor="text1"/>
        </w:rPr>
        <w:t xml:space="preserve"> </w:t>
      </w:r>
    </w:p>
    <w:p w14:paraId="62E4BB61" w14:textId="2849C2C8" w:rsidR="36C63206" w:rsidRPr="00764042" w:rsidRDefault="37AF69BD" w:rsidP="00764042">
      <w:pPr>
        <w:spacing w:after="0" w:line="278" w:lineRule="auto"/>
        <w:rPr>
          <w:rFonts w:eastAsia="Aptos" w:cs="Aptos"/>
          <w:color w:val="000000" w:themeColor="text1"/>
        </w:rPr>
      </w:pPr>
      <w:r w:rsidRPr="00B9131B">
        <w:rPr>
          <w:rFonts w:eastAsia="Aptos" w:cs="Aptos"/>
          <w:color w:val="000000" w:themeColor="text1"/>
        </w:rPr>
        <w:t xml:space="preserve">Over the past academic term (January </w:t>
      </w:r>
      <w:r w:rsidR="54AD41CD" w:rsidRPr="00B9131B">
        <w:rPr>
          <w:rFonts w:eastAsia="Aptos" w:cs="Aptos"/>
          <w:color w:val="000000" w:themeColor="text1"/>
        </w:rPr>
        <w:t>to</w:t>
      </w:r>
      <w:r w:rsidRPr="00B9131B">
        <w:rPr>
          <w:rFonts w:eastAsia="Aptos" w:cs="Aptos"/>
          <w:color w:val="000000" w:themeColor="text1"/>
        </w:rPr>
        <w:t xml:space="preserve"> March)</w:t>
      </w:r>
      <w:r w:rsidR="4D1022B9" w:rsidRPr="00B9131B">
        <w:rPr>
          <w:rFonts w:eastAsia="Aptos" w:cs="Aptos"/>
          <w:color w:val="000000" w:themeColor="text1"/>
        </w:rPr>
        <w:t>,</w:t>
      </w:r>
      <w:r w:rsidRPr="00B9131B">
        <w:rPr>
          <w:rFonts w:eastAsia="Aptos" w:cs="Aptos"/>
          <w:color w:val="000000" w:themeColor="text1"/>
        </w:rPr>
        <w:t xml:space="preserve"> the robot has been designed and built from the ground up. The entire chassis of the robot was constructed out of 3D</w:t>
      </w:r>
      <w:r w:rsidR="56674342" w:rsidRPr="00B9131B">
        <w:rPr>
          <w:rFonts w:eastAsia="Aptos" w:cs="Aptos"/>
          <w:color w:val="000000" w:themeColor="text1"/>
        </w:rPr>
        <w:t>-</w:t>
      </w:r>
      <w:r w:rsidRPr="00B9131B">
        <w:rPr>
          <w:rFonts w:eastAsia="Aptos" w:cs="Aptos"/>
          <w:color w:val="000000" w:themeColor="text1"/>
        </w:rPr>
        <w:t>printed parts</w:t>
      </w:r>
      <w:r w:rsidR="13B68ED7" w:rsidRPr="00B9131B">
        <w:rPr>
          <w:rFonts w:eastAsia="Aptos" w:cs="Aptos"/>
          <w:color w:val="000000" w:themeColor="text1"/>
        </w:rPr>
        <w:t xml:space="preserve"> from online CAD software</w:t>
      </w:r>
      <w:r w:rsidRPr="00B9131B">
        <w:rPr>
          <w:rFonts w:eastAsia="Aptos" w:cs="Aptos"/>
          <w:color w:val="000000" w:themeColor="text1"/>
        </w:rPr>
        <w:t xml:space="preserve">, and the electronic components consist of a web-camera, Raspberry Pi 5, Arduino Uno, </w:t>
      </w:r>
      <w:r w:rsidR="25D3F3F2" w:rsidRPr="00B9131B">
        <w:rPr>
          <w:rFonts w:eastAsia="Aptos" w:cs="Aptos"/>
          <w:color w:val="000000" w:themeColor="text1"/>
        </w:rPr>
        <w:t xml:space="preserve">a </w:t>
      </w:r>
      <w:r w:rsidRPr="00B9131B">
        <w:rPr>
          <w:rFonts w:eastAsia="Aptos" w:cs="Aptos"/>
          <w:color w:val="000000" w:themeColor="text1"/>
        </w:rPr>
        <w:t xml:space="preserve">motor shield, a PCB designed by the team, and several motors. Every piece of the robot, from </w:t>
      </w:r>
      <w:r w:rsidR="55B27553" w:rsidRPr="00B9131B">
        <w:rPr>
          <w:rFonts w:eastAsia="Aptos" w:cs="Aptos"/>
          <w:color w:val="000000" w:themeColor="text1"/>
        </w:rPr>
        <w:t>many</w:t>
      </w:r>
      <w:r w:rsidRPr="00B9131B">
        <w:rPr>
          <w:rFonts w:eastAsia="Aptos" w:cs="Aptos"/>
          <w:color w:val="000000" w:themeColor="text1"/>
        </w:rPr>
        <w:t xml:space="preserve"> of the aforementioned physical components to software</w:t>
      </w:r>
      <w:r w:rsidR="49E7CA85" w:rsidRPr="00B9131B">
        <w:rPr>
          <w:rFonts w:eastAsia="Aptos" w:cs="Aptos"/>
          <w:color w:val="000000" w:themeColor="text1"/>
        </w:rPr>
        <w:t xml:space="preserve"> design and development</w:t>
      </w:r>
      <w:r w:rsidRPr="00B9131B">
        <w:rPr>
          <w:rFonts w:eastAsia="Aptos" w:cs="Aptos"/>
          <w:color w:val="000000" w:themeColor="text1"/>
        </w:rPr>
        <w:t xml:space="preserve">, was subject to the design process and critical review </w:t>
      </w:r>
      <w:r w:rsidR="59B09529" w:rsidRPr="00B9131B">
        <w:rPr>
          <w:rFonts w:eastAsia="Aptos" w:cs="Aptos"/>
          <w:color w:val="000000" w:themeColor="text1"/>
        </w:rPr>
        <w:t>by the TAs</w:t>
      </w:r>
      <w:r w:rsidR="314B3B66" w:rsidRPr="00B9131B">
        <w:rPr>
          <w:rFonts w:eastAsia="Aptos" w:cs="Aptos"/>
          <w:color w:val="000000" w:themeColor="text1"/>
        </w:rPr>
        <w:t xml:space="preserve"> and all course team members.</w:t>
      </w:r>
    </w:p>
    <w:p w14:paraId="19638E3B" w14:textId="47CA3D33" w:rsidR="1EE45AEE" w:rsidRPr="00B9131B" w:rsidRDefault="34B9CEFB" w:rsidP="0013131D">
      <w:pPr>
        <w:pStyle w:val="Heading2"/>
        <w:numPr>
          <w:ilvl w:val="1"/>
          <w:numId w:val="21"/>
        </w:numPr>
        <w:rPr>
          <w:rFonts w:asciiTheme="minorHAnsi" w:eastAsia="Aptos" w:hAnsiTheme="minorHAnsi" w:cs="Aptos"/>
          <w:lang w:val="en-CA"/>
        </w:rPr>
      </w:pPr>
      <w:bookmarkStart w:id="8" w:name="_Ref226312937"/>
      <w:bookmarkStart w:id="9" w:name="_Toc226408583"/>
      <w:r w:rsidRPr="00B9131B">
        <w:rPr>
          <w:rFonts w:asciiTheme="minorHAnsi" w:hAnsiTheme="minorHAnsi"/>
          <w:lang w:val="en-CA"/>
        </w:rPr>
        <w:t>Background</w:t>
      </w:r>
      <w:bookmarkEnd w:id="8"/>
      <w:bookmarkEnd w:id="9"/>
      <w:r w:rsidRPr="00B9131B">
        <w:rPr>
          <w:rFonts w:asciiTheme="minorHAnsi" w:hAnsiTheme="minorHAnsi"/>
          <w:lang w:val="en-CA"/>
        </w:rPr>
        <w:t xml:space="preserve"> </w:t>
      </w:r>
    </w:p>
    <w:p w14:paraId="1E836C4D" w14:textId="2234AB76" w:rsidR="5078BE6B" w:rsidRPr="00B9131B" w:rsidRDefault="5078BE6B" w:rsidP="36C63206">
      <w:pPr>
        <w:rPr>
          <w:rFonts w:eastAsia="Aptos" w:cs="Aptos"/>
          <w:color w:val="000000" w:themeColor="text1"/>
        </w:rPr>
      </w:pPr>
      <w:r w:rsidRPr="00B9131B">
        <w:rPr>
          <w:rFonts w:eastAsia="Aptos" w:cs="Aptos"/>
          <w:color w:val="000000" w:themeColor="text1"/>
        </w:rPr>
        <w:t>The motivation for designing the robot comes from MTE</w:t>
      </w:r>
      <w:r w:rsidR="614267EA" w:rsidRPr="00B9131B">
        <w:rPr>
          <w:rFonts w:eastAsia="Aptos" w:cs="Aptos"/>
          <w:color w:val="000000" w:themeColor="text1"/>
        </w:rPr>
        <w:t xml:space="preserve"> </w:t>
      </w:r>
      <w:r w:rsidRPr="00B9131B">
        <w:rPr>
          <w:rFonts w:eastAsia="Aptos" w:cs="Aptos"/>
          <w:color w:val="000000" w:themeColor="text1"/>
        </w:rPr>
        <w:t xml:space="preserve">380 with the goal of autonomously completing a “search and rescue mission” within a preconstructed </w:t>
      </w:r>
      <w:r w:rsidR="6D9FB3A2" w:rsidRPr="00B9131B">
        <w:rPr>
          <w:rFonts w:eastAsia="Aptos" w:cs="Aptos"/>
          <w:color w:val="000000" w:themeColor="text1"/>
        </w:rPr>
        <w:t>maze</w:t>
      </w:r>
      <w:r w:rsidRPr="00B9131B">
        <w:rPr>
          <w:rFonts w:eastAsia="Aptos" w:cs="Aptos"/>
          <w:color w:val="000000" w:themeColor="text1"/>
        </w:rPr>
        <w:t xml:space="preserve">. This project is relevant to </w:t>
      </w:r>
      <w:r w:rsidR="4EEB875A" w:rsidRPr="00B9131B">
        <w:rPr>
          <w:rFonts w:eastAsia="Aptos" w:cs="Aptos"/>
          <w:color w:val="000000" w:themeColor="text1"/>
        </w:rPr>
        <w:t xml:space="preserve">the team members of Group 12 (all </w:t>
      </w:r>
      <w:r w:rsidRPr="00B9131B">
        <w:rPr>
          <w:rFonts w:eastAsia="Aptos" w:cs="Aptos"/>
          <w:color w:val="000000" w:themeColor="text1"/>
        </w:rPr>
        <w:t>3B Mechatronics engineering students</w:t>
      </w:r>
      <w:r w:rsidR="2314B07B" w:rsidRPr="00B9131B">
        <w:rPr>
          <w:rFonts w:eastAsia="Aptos" w:cs="Aptos"/>
          <w:color w:val="000000" w:themeColor="text1"/>
        </w:rPr>
        <w:t>)</w:t>
      </w:r>
      <w:r w:rsidRPr="00B9131B">
        <w:rPr>
          <w:rFonts w:eastAsia="Aptos" w:cs="Aptos"/>
          <w:color w:val="000000" w:themeColor="text1"/>
        </w:rPr>
        <w:t xml:space="preserve"> as it </w:t>
      </w:r>
      <w:r w:rsidR="162875F7" w:rsidRPr="00B9131B">
        <w:rPr>
          <w:rFonts w:eastAsia="Aptos" w:cs="Aptos"/>
          <w:color w:val="000000" w:themeColor="text1"/>
        </w:rPr>
        <w:t>requires</w:t>
      </w:r>
      <w:r w:rsidRPr="00B9131B">
        <w:rPr>
          <w:rFonts w:eastAsia="Aptos" w:cs="Aptos"/>
          <w:color w:val="000000" w:themeColor="text1"/>
        </w:rPr>
        <w:t xml:space="preserve"> the team to combine several critical skills necessary </w:t>
      </w:r>
      <w:r w:rsidR="6C539525" w:rsidRPr="00B9131B">
        <w:rPr>
          <w:rFonts w:eastAsia="Aptos" w:cs="Aptos"/>
          <w:color w:val="000000" w:themeColor="text1"/>
        </w:rPr>
        <w:t>in a</w:t>
      </w:r>
      <w:r w:rsidRPr="00B9131B">
        <w:rPr>
          <w:rFonts w:eastAsia="Aptos" w:cs="Aptos"/>
          <w:color w:val="000000" w:themeColor="text1"/>
        </w:rPr>
        <w:t xml:space="preserve"> </w:t>
      </w:r>
      <w:r w:rsidR="37CAB30D" w:rsidRPr="00B9131B">
        <w:rPr>
          <w:rFonts w:eastAsia="Aptos" w:cs="Aptos"/>
          <w:color w:val="000000" w:themeColor="text1"/>
        </w:rPr>
        <w:t xml:space="preserve">life-long </w:t>
      </w:r>
      <w:r w:rsidR="747B39FA" w:rsidRPr="00B9131B">
        <w:rPr>
          <w:rFonts w:eastAsia="Aptos" w:cs="Aptos"/>
          <w:color w:val="000000" w:themeColor="text1"/>
        </w:rPr>
        <w:t xml:space="preserve">engineering </w:t>
      </w:r>
      <w:r w:rsidRPr="00B9131B">
        <w:rPr>
          <w:rFonts w:eastAsia="Aptos" w:cs="Aptos"/>
          <w:color w:val="000000" w:themeColor="text1"/>
        </w:rPr>
        <w:t xml:space="preserve">career. </w:t>
      </w:r>
      <w:r w:rsidR="5C38B331" w:rsidRPr="00B9131B">
        <w:rPr>
          <w:rFonts w:eastAsia="Aptos" w:cs="Aptos"/>
          <w:color w:val="000000" w:themeColor="text1"/>
        </w:rPr>
        <w:t>The project presented inside</w:t>
      </w:r>
      <w:r w:rsidRPr="00B9131B">
        <w:rPr>
          <w:rFonts w:eastAsia="Aptos" w:cs="Aptos"/>
          <w:color w:val="000000" w:themeColor="text1"/>
        </w:rPr>
        <w:t xml:space="preserve"> MTE</w:t>
      </w:r>
      <w:r w:rsidR="7D6991EA" w:rsidRPr="00B9131B">
        <w:rPr>
          <w:rFonts w:eastAsia="Aptos" w:cs="Aptos"/>
          <w:color w:val="000000" w:themeColor="text1"/>
        </w:rPr>
        <w:t xml:space="preserve"> </w:t>
      </w:r>
      <w:r w:rsidRPr="00B9131B">
        <w:rPr>
          <w:rFonts w:eastAsia="Aptos" w:cs="Aptos"/>
          <w:color w:val="000000" w:themeColor="text1"/>
        </w:rPr>
        <w:t xml:space="preserve">380 is unique in comparison to other course </w:t>
      </w:r>
      <w:r w:rsidR="1B084967" w:rsidRPr="00B9131B">
        <w:rPr>
          <w:rFonts w:eastAsia="Aptos" w:cs="Aptos"/>
          <w:color w:val="000000" w:themeColor="text1"/>
        </w:rPr>
        <w:t>projects</w:t>
      </w:r>
      <w:r w:rsidRPr="00B9131B">
        <w:rPr>
          <w:rFonts w:eastAsia="Aptos" w:cs="Aptos"/>
          <w:color w:val="000000" w:themeColor="text1"/>
        </w:rPr>
        <w:t xml:space="preserve"> a</w:t>
      </w:r>
      <w:r w:rsidR="64C01D66" w:rsidRPr="00B9131B">
        <w:rPr>
          <w:rFonts w:eastAsia="Aptos" w:cs="Aptos"/>
          <w:color w:val="000000" w:themeColor="text1"/>
        </w:rPr>
        <w:t xml:space="preserve">s </w:t>
      </w:r>
      <w:r w:rsidRPr="00B9131B">
        <w:rPr>
          <w:rFonts w:eastAsia="Aptos" w:cs="Aptos"/>
          <w:color w:val="000000" w:themeColor="text1"/>
        </w:rPr>
        <w:t xml:space="preserve">it pulls together knowledge from several different </w:t>
      </w:r>
      <w:r w:rsidR="2A2FF2A0" w:rsidRPr="00B9131B">
        <w:rPr>
          <w:rFonts w:eastAsia="Aptos" w:cs="Aptos"/>
          <w:color w:val="000000" w:themeColor="text1"/>
        </w:rPr>
        <w:t>engineering</w:t>
      </w:r>
      <w:r w:rsidRPr="00B9131B">
        <w:rPr>
          <w:rFonts w:eastAsia="Aptos" w:cs="Aptos"/>
          <w:color w:val="000000" w:themeColor="text1"/>
        </w:rPr>
        <w:t xml:space="preserve"> disciplines </w:t>
      </w:r>
      <w:r w:rsidR="54927747" w:rsidRPr="00B9131B">
        <w:rPr>
          <w:rFonts w:eastAsia="Aptos" w:cs="Aptos"/>
          <w:color w:val="000000" w:themeColor="text1"/>
        </w:rPr>
        <w:t>from various</w:t>
      </w:r>
      <w:r w:rsidRPr="00B9131B">
        <w:rPr>
          <w:rFonts w:eastAsia="Aptos" w:cs="Aptos"/>
          <w:color w:val="000000" w:themeColor="text1"/>
        </w:rPr>
        <w:t xml:space="preserve"> courses the 3B cohort has completed over the past four years. This robot project combines mechanical, electrical, and software design cycles and necessitates </w:t>
      </w:r>
      <w:r w:rsidR="7469D4E7" w:rsidRPr="00B9131B">
        <w:rPr>
          <w:rFonts w:eastAsia="Aptos" w:cs="Aptos"/>
          <w:color w:val="000000" w:themeColor="text1"/>
        </w:rPr>
        <w:t>effective</w:t>
      </w:r>
      <w:r w:rsidRPr="00B9131B">
        <w:rPr>
          <w:rFonts w:eastAsia="Aptos" w:cs="Aptos"/>
          <w:color w:val="000000" w:themeColor="text1"/>
        </w:rPr>
        <w:t xml:space="preserve"> integration </w:t>
      </w:r>
      <w:r w:rsidR="6F51058B" w:rsidRPr="00B9131B">
        <w:rPr>
          <w:rFonts w:eastAsia="Aptos" w:cs="Aptos"/>
          <w:color w:val="000000" w:themeColor="text1"/>
        </w:rPr>
        <w:t xml:space="preserve">skills </w:t>
      </w:r>
      <w:r w:rsidRPr="00B9131B">
        <w:rPr>
          <w:rFonts w:eastAsia="Aptos" w:cs="Aptos"/>
          <w:color w:val="000000" w:themeColor="text1"/>
        </w:rPr>
        <w:t>of all subsystems.</w:t>
      </w:r>
    </w:p>
    <w:p w14:paraId="5531C073" w14:textId="099E07BA" w:rsidR="1EE45AEE" w:rsidRPr="00B9131B" w:rsidRDefault="34B9CEFB" w:rsidP="00705D7C">
      <w:pPr>
        <w:pStyle w:val="Heading2"/>
        <w:numPr>
          <w:ilvl w:val="1"/>
          <w:numId w:val="21"/>
        </w:numPr>
        <w:rPr>
          <w:rFonts w:asciiTheme="minorHAnsi" w:eastAsia="Aptos" w:hAnsiTheme="minorHAnsi" w:cs="Aptos"/>
          <w:lang w:val="en-CA"/>
        </w:rPr>
      </w:pPr>
      <w:bookmarkStart w:id="10" w:name="_Toc226408584"/>
      <w:r w:rsidRPr="00B9131B">
        <w:rPr>
          <w:rFonts w:asciiTheme="minorHAnsi" w:hAnsiTheme="minorHAnsi"/>
          <w:lang w:val="en-CA"/>
        </w:rPr>
        <w:t>Problem Statement</w:t>
      </w:r>
      <w:bookmarkEnd w:id="10"/>
      <w:r w:rsidRPr="00B9131B">
        <w:rPr>
          <w:rFonts w:asciiTheme="minorHAnsi" w:hAnsiTheme="minorHAnsi"/>
          <w:lang w:val="en-CA"/>
        </w:rPr>
        <w:t xml:space="preserve"> </w:t>
      </w:r>
    </w:p>
    <w:p w14:paraId="450A52B2" w14:textId="5237BE8D" w:rsidR="717CD3C9" w:rsidRPr="00B9131B" w:rsidRDefault="717CD3C9" w:rsidP="36C63206">
      <w:pPr>
        <w:rPr>
          <w:lang w:val="en-CA"/>
        </w:rPr>
      </w:pPr>
      <w:r w:rsidRPr="00B9131B">
        <w:rPr>
          <w:lang w:val="en-CA"/>
        </w:rPr>
        <w:t>The problem proposed by the MTE</w:t>
      </w:r>
      <w:r w:rsidR="3753B435" w:rsidRPr="00B9131B">
        <w:rPr>
          <w:lang w:val="en-CA"/>
        </w:rPr>
        <w:t xml:space="preserve"> </w:t>
      </w:r>
      <w:r w:rsidRPr="00B9131B">
        <w:rPr>
          <w:lang w:val="en-CA"/>
        </w:rPr>
        <w:t xml:space="preserve">380 project can be summarized as working in a group of 5 </w:t>
      </w:r>
      <w:r w:rsidR="6DEDD9AC" w:rsidRPr="00B9131B">
        <w:rPr>
          <w:lang w:val="en-CA"/>
        </w:rPr>
        <w:t xml:space="preserve">and following </w:t>
      </w:r>
      <w:r w:rsidRPr="00B9131B">
        <w:rPr>
          <w:lang w:val="en-CA"/>
        </w:rPr>
        <w:t>the design process to create an autonomous line</w:t>
      </w:r>
      <w:r w:rsidR="61F3EB34" w:rsidRPr="00B9131B">
        <w:rPr>
          <w:lang w:val="en-CA"/>
        </w:rPr>
        <w:t>-</w:t>
      </w:r>
      <w:r w:rsidRPr="00B9131B">
        <w:rPr>
          <w:lang w:val="en-CA"/>
        </w:rPr>
        <w:t xml:space="preserve">following robot using computer vision on a 6ft-by-6ft pre-determined course.  The robot must navigate to a </w:t>
      </w:r>
      <w:r w:rsidR="008C5E09">
        <w:rPr>
          <w:lang w:val="en-CA"/>
        </w:rPr>
        <w:t>LEGO</w:t>
      </w:r>
      <w:r w:rsidRPr="00B9131B">
        <w:rPr>
          <w:lang w:val="en-CA"/>
        </w:rPr>
        <w:t xml:space="preserve"> </w:t>
      </w:r>
      <w:r w:rsidR="6D6EFA90" w:rsidRPr="00B9131B">
        <w:rPr>
          <w:lang w:val="en-CA"/>
        </w:rPr>
        <w:t>mini</w:t>
      </w:r>
      <w:r w:rsidRPr="00B9131B">
        <w:rPr>
          <w:lang w:val="en-CA"/>
        </w:rPr>
        <w:t xml:space="preserve">figure placed in the middle of a </w:t>
      </w:r>
      <w:r w:rsidR="7D3ACA05" w:rsidRPr="00B9131B">
        <w:rPr>
          <w:lang w:val="en-CA"/>
        </w:rPr>
        <w:t>red</w:t>
      </w:r>
      <w:r w:rsidRPr="00B9131B">
        <w:rPr>
          <w:lang w:val="en-CA"/>
        </w:rPr>
        <w:t xml:space="preserve">, white, and </w:t>
      </w:r>
      <w:r w:rsidR="70DBB748" w:rsidRPr="00B9131B">
        <w:rPr>
          <w:lang w:val="en-CA"/>
        </w:rPr>
        <w:t>blue</w:t>
      </w:r>
      <w:r w:rsidRPr="00B9131B">
        <w:rPr>
          <w:lang w:val="en-CA"/>
        </w:rPr>
        <w:t xml:space="preserve"> target from the start position, retrieve the </w:t>
      </w:r>
      <w:r w:rsidR="008C5E09">
        <w:rPr>
          <w:lang w:val="en-CA"/>
        </w:rPr>
        <w:t>LEGO</w:t>
      </w:r>
      <w:r w:rsidRPr="00B9131B">
        <w:rPr>
          <w:lang w:val="en-CA"/>
        </w:rPr>
        <w:t xml:space="preserve"> person, and deposit the </w:t>
      </w:r>
      <w:r w:rsidR="008C5E09">
        <w:rPr>
          <w:lang w:val="en-CA"/>
        </w:rPr>
        <w:t>LEGO</w:t>
      </w:r>
      <w:r w:rsidRPr="00B9131B">
        <w:rPr>
          <w:lang w:val="en-CA"/>
        </w:rPr>
        <w:t xml:space="preserve"> figure in a designated green safe zone before returning to the start position with </w:t>
      </w:r>
      <w:r w:rsidR="4BE77E67" w:rsidRPr="00B9131B">
        <w:rPr>
          <w:lang w:val="en-CA"/>
        </w:rPr>
        <w:t>no</w:t>
      </w:r>
      <w:r w:rsidRPr="00B9131B">
        <w:rPr>
          <w:lang w:val="en-CA"/>
        </w:rPr>
        <w:t xml:space="preserve"> human interference. The robot cannot deviate from the red line</w:t>
      </w:r>
      <w:r w:rsidR="61F3A63D" w:rsidRPr="00B9131B">
        <w:rPr>
          <w:lang w:val="en-CA"/>
        </w:rPr>
        <w:t xml:space="preserve"> to take shortcuts or fall into any of the sand, rock and obstacle pits.</w:t>
      </w:r>
    </w:p>
    <w:p w14:paraId="3C0D6D35" w14:textId="787A1711" w:rsidR="717CD3C9" w:rsidRPr="00B9131B" w:rsidRDefault="717CD3C9" w:rsidP="36C63206">
      <w:r w:rsidRPr="00B9131B">
        <w:rPr>
          <w:lang w:val="en-CA"/>
        </w:rPr>
        <w:t xml:space="preserve">From this problem statement a needs analysis was created </w:t>
      </w:r>
      <w:r w:rsidR="0F479470" w:rsidRPr="00B9131B">
        <w:rPr>
          <w:lang w:val="en-CA"/>
        </w:rPr>
        <w:t>at</w:t>
      </w:r>
      <w:r w:rsidRPr="00B9131B">
        <w:rPr>
          <w:lang w:val="en-CA"/>
        </w:rPr>
        <w:t xml:space="preserve"> the beginning of the design process. The robot must navigate a terrain to conduct a search and rescue mission to retrieve a </w:t>
      </w:r>
      <w:r w:rsidR="008C5E09">
        <w:rPr>
          <w:lang w:val="en-CA"/>
        </w:rPr>
        <w:t>LEGO</w:t>
      </w:r>
      <w:r w:rsidRPr="00B9131B">
        <w:rPr>
          <w:lang w:val="en-CA"/>
        </w:rPr>
        <w:t xml:space="preserve"> person and return them to a safety zone. </w:t>
      </w:r>
    </w:p>
    <w:p w14:paraId="7DFB4FDD" w14:textId="59101CEE" w:rsidR="717CD3C9" w:rsidRPr="00B9131B" w:rsidRDefault="717CD3C9" w:rsidP="36C63206">
      <w:pPr>
        <w:rPr>
          <w:lang w:val="en-CA"/>
        </w:rPr>
      </w:pPr>
      <w:r w:rsidRPr="00B9131B">
        <w:rPr>
          <w:lang w:val="en-CA"/>
        </w:rPr>
        <w:t>Guided by the problem statement and needs analysis</w:t>
      </w:r>
      <w:r w:rsidR="5FD4E00F" w:rsidRPr="00B9131B">
        <w:rPr>
          <w:lang w:val="en-CA"/>
        </w:rPr>
        <w:t>,</w:t>
      </w:r>
      <w:r w:rsidRPr="00B9131B">
        <w:rPr>
          <w:lang w:val="en-CA"/>
        </w:rPr>
        <w:t xml:space="preserve"> the team created a robot using an iterative design process to meet the requirements of the course</w:t>
      </w:r>
      <w:r w:rsidR="2029F537" w:rsidRPr="00B9131B">
        <w:rPr>
          <w:lang w:val="en-CA"/>
        </w:rPr>
        <w:t xml:space="preserve"> project</w:t>
      </w:r>
      <w:r w:rsidRPr="00B9131B">
        <w:rPr>
          <w:lang w:val="en-CA"/>
        </w:rPr>
        <w:t>.</w:t>
      </w:r>
    </w:p>
    <w:p w14:paraId="4B630607" w14:textId="322B9219" w:rsidR="0013131D" w:rsidRPr="00B9131B" w:rsidRDefault="3F9412BE" w:rsidP="00705D7C">
      <w:pPr>
        <w:pStyle w:val="Heading1"/>
        <w:numPr>
          <w:ilvl w:val="0"/>
          <w:numId w:val="21"/>
        </w:numPr>
        <w:rPr>
          <w:rFonts w:asciiTheme="minorHAnsi" w:hAnsiTheme="minorHAnsi"/>
          <w:lang w:val="en-CA"/>
        </w:rPr>
      </w:pPr>
      <w:bookmarkStart w:id="11" w:name="_Toc226408585"/>
      <w:r w:rsidRPr="00B9131B">
        <w:rPr>
          <w:rFonts w:asciiTheme="minorHAnsi" w:hAnsiTheme="minorHAnsi"/>
          <w:lang w:val="en-CA"/>
        </w:rPr>
        <w:t>Needs Analysis and Problem Formulation</w:t>
      </w:r>
      <w:bookmarkEnd w:id="11"/>
    </w:p>
    <w:p w14:paraId="7D964D20" w14:textId="6F360F08" w:rsidR="00705D7C" w:rsidRPr="00B9131B" w:rsidRDefault="00BF40B6" w:rsidP="00FA66BC">
      <w:pPr>
        <w:pStyle w:val="Heading2"/>
        <w:numPr>
          <w:ilvl w:val="1"/>
          <w:numId w:val="21"/>
        </w:numPr>
        <w:rPr>
          <w:rFonts w:asciiTheme="minorHAnsi" w:hAnsiTheme="minorHAnsi"/>
          <w:lang w:val="en-CA"/>
        </w:rPr>
      </w:pPr>
      <w:bookmarkStart w:id="12" w:name="_Toc226408586"/>
      <w:r w:rsidRPr="00B9131B">
        <w:rPr>
          <w:rFonts w:asciiTheme="minorHAnsi" w:hAnsiTheme="minorHAnsi"/>
          <w:lang w:val="en-CA"/>
        </w:rPr>
        <w:t>Objectives, Constraints, and Criteria</w:t>
      </w:r>
      <w:bookmarkEnd w:id="12"/>
    </w:p>
    <w:p w14:paraId="39D0ADE6" w14:textId="23297CEF" w:rsidR="008B22F1" w:rsidRPr="00B9131B" w:rsidRDefault="1C69DE18" w:rsidP="2BE07F0A">
      <w:pPr>
        <w:rPr>
          <w:lang w:val="en-CA"/>
        </w:rPr>
      </w:pPr>
      <w:r w:rsidRPr="00B9131B">
        <w:rPr>
          <w:lang w:val="en-CA"/>
        </w:rPr>
        <w:t>There are f</w:t>
      </w:r>
      <w:r w:rsidR="6609EB76" w:rsidRPr="00B9131B">
        <w:rPr>
          <w:lang w:val="en-CA"/>
        </w:rPr>
        <w:t>our</w:t>
      </w:r>
      <w:r w:rsidRPr="00B9131B">
        <w:rPr>
          <w:lang w:val="en-CA"/>
        </w:rPr>
        <w:t xml:space="preserve"> main objectives identified for this project</w:t>
      </w:r>
      <w:r w:rsidR="0DC8DE50" w:rsidRPr="00B9131B">
        <w:rPr>
          <w:lang w:val="en-CA"/>
        </w:rPr>
        <w:t xml:space="preserve">, with the overall </w:t>
      </w:r>
      <w:r w:rsidR="00601BE6" w:rsidRPr="00B9131B">
        <w:rPr>
          <w:lang w:val="en-CA"/>
        </w:rPr>
        <w:t>goal</w:t>
      </w:r>
      <w:r w:rsidR="0DC8DE50" w:rsidRPr="00B9131B">
        <w:rPr>
          <w:lang w:val="en-CA"/>
        </w:rPr>
        <w:t xml:space="preserve"> being </w:t>
      </w:r>
      <w:r w:rsidRPr="00B9131B">
        <w:rPr>
          <w:lang w:val="en-CA"/>
        </w:rPr>
        <w:t xml:space="preserve">to rescue the </w:t>
      </w:r>
      <w:r w:rsidR="008C5E09">
        <w:rPr>
          <w:lang w:val="en-CA"/>
        </w:rPr>
        <w:t>LEGO</w:t>
      </w:r>
      <w:r w:rsidRPr="00B9131B">
        <w:rPr>
          <w:lang w:val="en-CA"/>
        </w:rPr>
        <w:t xml:space="preserve"> minifigure by moving it from its starting position to one of the two green safe zones.</w:t>
      </w:r>
      <w:r w:rsidR="47D231A5" w:rsidRPr="00B9131B">
        <w:rPr>
          <w:lang w:val="en-CA"/>
        </w:rPr>
        <w:t xml:space="preserve"> </w:t>
      </w:r>
    </w:p>
    <w:p w14:paraId="2E5BFFD4" w14:textId="2045D8E8" w:rsidR="008B22F1" w:rsidRPr="00B9131B" w:rsidRDefault="00D60FA3" w:rsidP="2BE07F0A">
      <w:pPr>
        <w:rPr>
          <w:lang w:val="en-CA"/>
        </w:rPr>
      </w:pPr>
      <w:r>
        <w:rPr>
          <w:lang w:val="en-CA"/>
        </w:rPr>
        <w:t>The robot’s function</w:t>
      </w:r>
      <w:r w:rsidR="47D231A5" w:rsidRPr="00B9131B">
        <w:rPr>
          <w:lang w:val="en-CA"/>
        </w:rPr>
        <w:t xml:space="preserve"> </w:t>
      </w:r>
      <w:r w:rsidR="008A71BF">
        <w:rPr>
          <w:lang w:val="en-CA"/>
        </w:rPr>
        <w:t>includes</w:t>
      </w:r>
      <w:r w:rsidR="47D231A5" w:rsidRPr="00B9131B">
        <w:rPr>
          <w:lang w:val="en-CA"/>
        </w:rPr>
        <w:t xml:space="preserve"> the </w:t>
      </w:r>
      <w:r w:rsidR="51FD770C" w:rsidRPr="00B9131B">
        <w:rPr>
          <w:lang w:val="en-CA"/>
        </w:rPr>
        <w:t>first</w:t>
      </w:r>
      <w:r w:rsidR="1C69DE18" w:rsidRPr="00B9131B">
        <w:rPr>
          <w:lang w:val="en-CA"/>
        </w:rPr>
        <w:t xml:space="preserve"> object</w:t>
      </w:r>
      <w:r w:rsidR="40C45F98" w:rsidRPr="00B9131B">
        <w:rPr>
          <w:lang w:val="en-CA"/>
        </w:rPr>
        <w:t>ive</w:t>
      </w:r>
      <w:r w:rsidR="53BDDF70" w:rsidRPr="00B9131B">
        <w:rPr>
          <w:lang w:val="en-CA"/>
        </w:rPr>
        <w:t xml:space="preserve">, where a mechanical mechanism would need to be designed to lift the </w:t>
      </w:r>
      <w:r w:rsidR="008C5E09">
        <w:rPr>
          <w:lang w:val="en-CA"/>
        </w:rPr>
        <w:t>LEGO</w:t>
      </w:r>
      <w:r w:rsidR="53BDDF70" w:rsidRPr="00B9131B">
        <w:rPr>
          <w:lang w:val="en-CA"/>
        </w:rPr>
        <w:t xml:space="preserve"> minifigure under 5 seconds and hold the </w:t>
      </w:r>
      <w:r w:rsidR="008C5E09">
        <w:rPr>
          <w:lang w:val="en-CA"/>
        </w:rPr>
        <w:t>LEGO</w:t>
      </w:r>
      <w:r w:rsidR="53BDDF70" w:rsidRPr="00B9131B">
        <w:rPr>
          <w:lang w:val="en-CA"/>
        </w:rPr>
        <w:t xml:space="preserve"> minifigure securely with 95% reliab</w:t>
      </w:r>
      <w:r w:rsidR="5E13AF90" w:rsidRPr="00B9131B">
        <w:rPr>
          <w:lang w:val="en-CA"/>
        </w:rPr>
        <w:t xml:space="preserve">ility in all practice test runs. </w:t>
      </w:r>
    </w:p>
    <w:p w14:paraId="43FB470E" w14:textId="1743CCEF" w:rsidR="008B22F1" w:rsidRPr="00B9131B" w:rsidRDefault="5E13AF90" w:rsidP="008B22F1">
      <w:pPr>
        <w:rPr>
          <w:lang w:val="en-CA"/>
        </w:rPr>
      </w:pPr>
      <w:r w:rsidRPr="00B9131B">
        <w:rPr>
          <w:lang w:val="en-CA"/>
        </w:rPr>
        <w:t xml:space="preserve">The second objective was to use a camera vision system to track the red lines </w:t>
      </w:r>
      <w:r w:rsidRPr="4B57A201">
        <w:rPr>
          <w:lang w:val="en-CA"/>
        </w:rPr>
        <w:t xml:space="preserve">under a tolerance of 10% error during linear </w:t>
      </w:r>
      <w:r w:rsidR="48C0D326" w:rsidRPr="4B57A201">
        <w:rPr>
          <w:lang w:val="en-CA"/>
        </w:rPr>
        <w:t>portions, and 25% on red line turns</w:t>
      </w:r>
      <w:r w:rsidR="48C0D326" w:rsidRPr="00B9131B">
        <w:rPr>
          <w:lang w:val="en-CA"/>
        </w:rPr>
        <w:t xml:space="preserve">, and to also successfully detect the target where the </w:t>
      </w:r>
      <w:r w:rsidR="008C5E09">
        <w:rPr>
          <w:lang w:val="en-CA"/>
        </w:rPr>
        <w:t>LEGO</w:t>
      </w:r>
      <w:r w:rsidR="48C0D326" w:rsidRPr="00B9131B">
        <w:rPr>
          <w:lang w:val="en-CA"/>
        </w:rPr>
        <w:t xml:space="preserve"> minifigure is placed with 95% reliability.</w:t>
      </w:r>
    </w:p>
    <w:p w14:paraId="417270DF" w14:textId="380A3A69" w:rsidR="70132BEE" w:rsidRPr="00B9131B" w:rsidRDefault="70132BEE" w:rsidP="2BE07F0A">
      <w:pPr>
        <w:rPr>
          <w:lang w:val="en-CA"/>
        </w:rPr>
      </w:pPr>
      <w:r w:rsidRPr="00B9131B">
        <w:rPr>
          <w:lang w:val="en-CA"/>
        </w:rPr>
        <w:t xml:space="preserve">The third objective was to reliably drop the </w:t>
      </w:r>
      <w:r w:rsidR="008C5E09">
        <w:rPr>
          <w:lang w:val="en-CA"/>
        </w:rPr>
        <w:t>LEGO</w:t>
      </w:r>
      <w:r w:rsidRPr="00B9131B">
        <w:rPr>
          <w:lang w:val="en-CA"/>
        </w:rPr>
        <w:t xml:space="preserve"> minifigure within one of the two </w:t>
      </w:r>
      <w:r w:rsidR="73557BCB" w:rsidRPr="00B9131B">
        <w:rPr>
          <w:lang w:val="en-CA"/>
        </w:rPr>
        <w:t xml:space="preserve">green safe zones with 95% reliability. </w:t>
      </w:r>
    </w:p>
    <w:p w14:paraId="7E43AE61" w14:textId="01FD0938" w:rsidR="73557BCB" w:rsidRPr="00B9131B" w:rsidRDefault="73557BCB" w:rsidP="2BE07F0A">
      <w:pPr>
        <w:rPr>
          <w:lang w:val="en-CA"/>
        </w:rPr>
      </w:pPr>
      <w:r w:rsidRPr="00B9131B">
        <w:rPr>
          <w:lang w:val="en-CA"/>
        </w:rPr>
        <w:t xml:space="preserve">The fourth objective was to ensure that the robot could navigate the course under 25 seconds unidirectionally (and thus, a maximum of 50 seconds for the whole course completion with the </w:t>
      </w:r>
      <w:r w:rsidR="008C5E09">
        <w:rPr>
          <w:lang w:val="en-CA"/>
        </w:rPr>
        <w:t>LEGO</w:t>
      </w:r>
      <w:r w:rsidRPr="00B9131B">
        <w:rPr>
          <w:lang w:val="en-CA"/>
        </w:rPr>
        <w:t xml:space="preserve"> minifigure being su</w:t>
      </w:r>
      <w:r w:rsidR="65B16600" w:rsidRPr="00B9131B">
        <w:rPr>
          <w:lang w:val="en-CA"/>
        </w:rPr>
        <w:t>ccessfully rescued)</w:t>
      </w:r>
      <w:r w:rsidR="00DB7F58">
        <w:rPr>
          <w:lang w:val="en-CA"/>
        </w:rPr>
        <w:t>. The robot must navigate the course</w:t>
      </w:r>
      <w:r w:rsidR="65B16600" w:rsidRPr="00B9131B">
        <w:rPr>
          <w:lang w:val="en-CA"/>
        </w:rPr>
        <w:t xml:space="preserve"> while avoiding all rock pits and obstacles with </w:t>
      </w:r>
      <w:r w:rsidR="45682B6A" w:rsidRPr="00B9131B">
        <w:rPr>
          <w:lang w:val="en-CA"/>
        </w:rPr>
        <w:t>100</w:t>
      </w:r>
      <w:r w:rsidR="65B16600" w:rsidRPr="00B9131B">
        <w:rPr>
          <w:lang w:val="en-CA"/>
        </w:rPr>
        <w:t>% reliability in the final round of practice test runs before game day.</w:t>
      </w:r>
    </w:p>
    <w:p w14:paraId="2851607E" w14:textId="5EEF6C5D" w:rsidR="009B6CE7" w:rsidRPr="00B9131B" w:rsidRDefault="009B6CE7" w:rsidP="2BE07F0A">
      <w:pPr>
        <w:rPr>
          <w:lang w:val="en-CA"/>
        </w:rPr>
      </w:pPr>
      <w:r>
        <w:rPr>
          <w:lang w:val="en-CA"/>
        </w:rPr>
        <w:t xml:space="preserve">Given the four main objectives, there </w:t>
      </w:r>
      <w:r w:rsidR="00B523C7">
        <w:rPr>
          <w:lang w:val="en-CA"/>
        </w:rPr>
        <w:t>were also a few key constraints regarding the project, and a few constraints regarding the design and function of the robot itself.</w:t>
      </w:r>
    </w:p>
    <w:p w14:paraId="59CDAD29" w14:textId="2B4BD4DF" w:rsidR="7CEEB8EE" w:rsidRPr="00B9131B" w:rsidRDefault="7CEEB8EE" w:rsidP="2BE07F0A">
      <w:pPr>
        <w:rPr>
          <w:lang w:val="en-CA"/>
        </w:rPr>
      </w:pPr>
      <w:r w:rsidRPr="00B9131B">
        <w:rPr>
          <w:lang w:val="en-CA"/>
        </w:rPr>
        <w:t xml:space="preserve">The </w:t>
      </w:r>
      <w:r w:rsidR="0BFCCD75" w:rsidRPr="00B9131B">
        <w:rPr>
          <w:lang w:val="en-CA"/>
        </w:rPr>
        <w:t>constraint</w:t>
      </w:r>
      <w:r w:rsidRPr="00B9131B">
        <w:rPr>
          <w:lang w:val="en-CA"/>
        </w:rPr>
        <w:t xml:space="preserve"> for the</w:t>
      </w:r>
      <w:r w:rsidR="2FA00C3F" w:rsidRPr="00B9131B">
        <w:rPr>
          <w:lang w:val="en-CA"/>
        </w:rPr>
        <w:t xml:space="preserve"> project </w:t>
      </w:r>
      <w:r w:rsidR="616E5BEA" w:rsidRPr="00B9131B">
        <w:rPr>
          <w:lang w:val="en-CA"/>
        </w:rPr>
        <w:t xml:space="preserve">is that it </w:t>
      </w:r>
      <w:r w:rsidRPr="00B9131B">
        <w:rPr>
          <w:lang w:val="en-CA"/>
        </w:rPr>
        <w:t>must be completed within a $300 budget</w:t>
      </w:r>
      <w:r w:rsidR="3C670F61" w:rsidRPr="00B9131B">
        <w:rPr>
          <w:lang w:val="en-CA"/>
        </w:rPr>
        <w:t xml:space="preserve"> </w:t>
      </w:r>
      <w:r w:rsidR="61B79D14" w:rsidRPr="00B9131B">
        <w:rPr>
          <w:lang w:val="en-CA"/>
        </w:rPr>
        <w:t xml:space="preserve">where $150 is expensed by the department and $150 is provided by the team members of Group 12 if needed. The department expenses may be only applied to components </w:t>
      </w:r>
      <w:r w:rsidR="3C670F61" w:rsidRPr="00B9131B">
        <w:rPr>
          <w:lang w:val="en-CA"/>
        </w:rPr>
        <w:t>sourced from the list of online suppliers stated by the WatIMake clinic</w:t>
      </w:r>
      <w:r w:rsidR="4DAD62DC" w:rsidRPr="00B9131B">
        <w:rPr>
          <w:lang w:val="en-CA"/>
        </w:rPr>
        <w:t xml:space="preserve"> (Digikey, McMaster Carr, Mouser Electronics), or purchases from the school’s workshops themselves. </w:t>
      </w:r>
      <w:r w:rsidR="199500AB" w:rsidRPr="00B9131B">
        <w:rPr>
          <w:lang w:val="en-CA"/>
        </w:rPr>
        <w:t>This constraint was enforced by Group 12 to limit shipping times for components purchased online.</w:t>
      </w:r>
    </w:p>
    <w:p w14:paraId="4C90F1C3" w14:textId="2F715509" w:rsidR="514544EB" w:rsidRPr="00B9131B" w:rsidRDefault="514544EB" w:rsidP="2BE07F0A">
      <w:pPr>
        <w:rPr>
          <w:lang w:val="en-CA"/>
        </w:rPr>
      </w:pPr>
      <w:r w:rsidRPr="00B9131B">
        <w:rPr>
          <w:lang w:val="en-CA"/>
        </w:rPr>
        <w:t xml:space="preserve">The constraints </w:t>
      </w:r>
      <w:r w:rsidR="3DFF43AA" w:rsidRPr="00B9131B">
        <w:rPr>
          <w:lang w:val="en-CA"/>
        </w:rPr>
        <w:t xml:space="preserve">for the robot </w:t>
      </w:r>
      <w:r w:rsidR="004B77AC">
        <w:rPr>
          <w:lang w:val="en-CA"/>
        </w:rPr>
        <w:t xml:space="preserve">size </w:t>
      </w:r>
      <w:r w:rsidR="3DFF43AA" w:rsidRPr="00B9131B">
        <w:rPr>
          <w:lang w:val="en-CA"/>
        </w:rPr>
        <w:t xml:space="preserve">are to ensure that the dimensions of the robot do not exceed 0.22m by 0.22m by 0.25m, excluding the camera mount, and to </w:t>
      </w:r>
      <w:r w:rsidR="5D04BCB3" w:rsidRPr="00B9131B">
        <w:rPr>
          <w:lang w:val="en-CA"/>
        </w:rPr>
        <w:t xml:space="preserve">weigh less than 5 pounds or 2.27 kg. </w:t>
      </w:r>
    </w:p>
    <w:p w14:paraId="25C4BAE8" w14:textId="18952A4D" w:rsidR="00DB5B9B" w:rsidRDefault="5C8AFAB1" w:rsidP="2BE07F0A">
      <w:pPr>
        <w:rPr>
          <w:lang w:val="en-CA"/>
        </w:rPr>
      </w:pPr>
      <w:r w:rsidRPr="00B9131B">
        <w:rPr>
          <w:lang w:val="en-CA"/>
        </w:rPr>
        <w:t xml:space="preserve">The criteria for the robot follow the formula for the performance index very closely. The </w:t>
      </w:r>
      <w:r w:rsidR="00DB5B9B">
        <w:rPr>
          <w:lang w:val="en-CA"/>
        </w:rPr>
        <w:t xml:space="preserve">first </w:t>
      </w:r>
      <w:r w:rsidRPr="00B9131B">
        <w:rPr>
          <w:lang w:val="en-CA"/>
        </w:rPr>
        <w:t xml:space="preserve">criteria </w:t>
      </w:r>
      <w:r w:rsidR="00955EC0">
        <w:rPr>
          <w:lang w:val="en-CA"/>
        </w:rPr>
        <w:t>were</w:t>
      </w:r>
      <w:r w:rsidRPr="00B9131B">
        <w:rPr>
          <w:lang w:val="en-CA"/>
        </w:rPr>
        <w:t xml:space="preserve"> to pick a design with the fastest completion time </w:t>
      </w:r>
      <w:r w:rsidR="50CBD8F3" w:rsidRPr="00B9131B">
        <w:rPr>
          <w:lang w:val="en-CA"/>
        </w:rPr>
        <w:t>(</w:t>
      </w:r>
      <w:r w:rsidR="65FE0071" w:rsidRPr="00B9131B">
        <w:rPr>
          <w:lang w:val="en-CA"/>
        </w:rPr>
        <w:t>which</w:t>
      </w:r>
      <w:r w:rsidRPr="00B9131B">
        <w:rPr>
          <w:lang w:val="en-CA"/>
        </w:rPr>
        <w:t xml:space="preserve"> involves travelling from the starting position to dropping the </w:t>
      </w:r>
      <w:r w:rsidR="008C5E09">
        <w:rPr>
          <w:lang w:val="en-CA"/>
        </w:rPr>
        <w:t>LEGO</w:t>
      </w:r>
      <w:r w:rsidRPr="00B9131B">
        <w:rPr>
          <w:lang w:val="en-CA"/>
        </w:rPr>
        <w:t xml:space="preserve"> minifigure </w:t>
      </w:r>
      <w:r w:rsidR="2DDA9035" w:rsidRPr="00B9131B">
        <w:rPr>
          <w:lang w:val="en-CA"/>
        </w:rPr>
        <w:t>off at the safe zone</w:t>
      </w:r>
      <w:r w:rsidR="046B6854" w:rsidRPr="00B9131B">
        <w:rPr>
          <w:lang w:val="en-CA"/>
        </w:rPr>
        <w:t>)</w:t>
      </w:r>
      <w:r w:rsidR="00081EBA">
        <w:rPr>
          <w:lang w:val="en-CA"/>
        </w:rPr>
        <w:t xml:space="preserve">. This means picking </w:t>
      </w:r>
      <w:r w:rsidR="00A3675F">
        <w:rPr>
          <w:lang w:val="en-CA"/>
        </w:rPr>
        <w:t xml:space="preserve">stronger powered motors in order to have the capability of running at high speeds. </w:t>
      </w:r>
    </w:p>
    <w:p w14:paraId="355B00CD" w14:textId="3FA92118" w:rsidR="00DB5B9B" w:rsidRDefault="00A3675F" w:rsidP="2BE07F0A">
      <w:pPr>
        <w:rPr>
          <w:lang w:val="en-CA"/>
        </w:rPr>
      </w:pPr>
      <w:r>
        <w:rPr>
          <w:lang w:val="en-CA"/>
        </w:rPr>
        <w:t xml:space="preserve">The second criteria </w:t>
      </w:r>
      <w:r w:rsidR="00955EC0">
        <w:rPr>
          <w:lang w:val="en-CA"/>
        </w:rPr>
        <w:t>were</w:t>
      </w:r>
      <w:r w:rsidR="3A0B9E80" w:rsidRPr="00B9131B">
        <w:rPr>
          <w:lang w:val="en-CA"/>
        </w:rPr>
        <w:t xml:space="preserve"> to pick a design that weighs the least, </w:t>
      </w:r>
      <w:r>
        <w:rPr>
          <w:lang w:val="en-CA"/>
        </w:rPr>
        <w:t xml:space="preserve">which </w:t>
      </w:r>
      <w:r w:rsidR="000B27DF">
        <w:rPr>
          <w:lang w:val="en-CA"/>
        </w:rPr>
        <w:t xml:space="preserve">meant </w:t>
      </w:r>
      <w:r w:rsidR="001C015B">
        <w:rPr>
          <w:lang w:val="en-CA"/>
        </w:rPr>
        <w:t xml:space="preserve">using lighter materials such as PLA over heavy acrylic or plywood, and avoiding heavy metal components, such as picking plastic wheels or choosing light caster wheels. </w:t>
      </w:r>
    </w:p>
    <w:p w14:paraId="53F8D554" w14:textId="0EB9DFD7" w:rsidR="00DB5B9B" w:rsidRDefault="00F36749" w:rsidP="2BE07F0A">
      <w:pPr>
        <w:rPr>
          <w:lang w:val="en-CA"/>
        </w:rPr>
      </w:pPr>
      <w:r>
        <w:rPr>
          <w:lang w:val="en-CA"/>
        </w:rPr>
        <w:t>The next criteri</w:t>
      </w:r>
      <w:r w:rsidR="00A76BC0">
        <w:rPr>
          <w:lang w:val="en-CA"/>
        </w:rPr>
        <w:t xml:space="preserve">a </w:t>
      </w:r>
      <w:r w:rsidR="00955EC0">
        <w:rPr>
          <w:lang w:val="en-CA"/>
        </w:rPr>
        <w:t>were</w:t>
      </w:r>
      <w:r>
        <w:rPr>
          <w:lang w:val="en-CA"/>
        </w:rPr>
        <w:t xml:space="preserve"> </w:t>
      </w:r>
      <w:r w:rsidR="3A0B9E80" w:rsidRPr="00B9131B">
        <w:rPr>
          <w:lang w:val="en-CA"/>
        </w:rPr>
        <w:t xml:space="preserve">to choose a design that guarantees a higher reliability in all aspects of the performance, such as red-line traversal, picking up the </w:t>
      </w:r>
      <w:r w:rsidR="008C5E09">
        <w:rPr>
          <w:lang w:val="en-CA"/>
        </w:rPr>
        <w:t>LEGO</w:t>
      </w:r>
      <w:r w:rsidR="3A0B9E80" w:rsidRPr="00B9131B">
        <w:rPr>
          <w:lang w:val="en-CA"/>
        </w:rPr>
        <w:t xml:space="preserve"> mini-figure, setting down the minifigure inside the necessary green zo</w:t>
      </w:r>
      <w:r w:rsidR="0F522B50" w:rsidRPr="00B9131B">
        <w:rPr>
          <w:lang w:val="en-CA"/>
        </w:rPr>
        <w:t xml:space="preserve">nes, and travelling back without falling into any of the obstacles. </w:t>
      </w:r>
      <w:r w:rsidR="00A76BC0">
        <w:rPr>
          <w:lang w:val="en-CA"/>
        </w:rPr>
        <w:t xml:space="preserve">This </w:t>
      </w:r>
      <w:r w:rsidR="00AE0675">
        <w:rPr>
          <w:lang w:val="en-CA"/>
        </w:rPr>
        <w:t>was done by picking designs that</w:t>
      </w:r>
      <w:r w:rsidR="00B83A1A">
        <w:rPr>
          <w:lang w:val="en-CA"/>
        </w:rPr>
        <w:t xml:space="preserve"> </w:t>
      </w:r>
      <w:r w:rsidR="00D649F1">
        <w:rPr>
          <w:lang w:val="en-CA"/>
        </w:rPr>
        <w:t xml:space="preserve">allow for margins of error, such as a </w:t>
      </w:r>
      <w:r w:rsidR="00347734">
        <w:rPr>
          <w:lang w:val="en-CA"/>
        </w:rPr>
        <w:t xml:space="preserve">wider </w:t>
      </w:r>
      <w:r w:rsidR="00D649F1">
        <w:rPr>
          <w:lang w:val="en-CA"/>
        </w:rPr>
        <w:t xml:space="preserve">gripper </w:t>
      </w:r>
      <w:r w:rsidR="00347734">
        <w:rPr>
          <w:lang w:val="en-CA"/>
        </w:rPr>
        <w:t xml:space="preserve">design </w:t>
      </w:r>
      <w:r w:rsidR="00D649F1">
        <w:rPr>
          <w:lang w:val="en-CA"/>
        </w:rPr>
        <w:t xml:space="preserve">that can allow a slightly misaligned angle when picking up the </w:t>
      </w:r>
      <w:r w:rsidR="008C5E09">
        <w:rPr>
          <w:lang w:val="en-CA"/>
        </w:rPr>
        <w:t>LEGO</w:t>
      </w:r>
      <w:r w:rsidR="00D649F1">
        <w:rPr>
          <w:lang w:val="en-CA"/>
        </w:rPr>
        <w:t xml:space="preserve"> minifigure, </w:t>
      </w:r>
      <w:r w:rsidR="00470996">
        <w:rPr>
          <w:lang w:val="en-CA"/>
        </w:rPr>
        <w:t xml:space="preserve">choosing wheels with higher traction in order to prevent slip when deaccelerating from high speeds. </w:t>
      </w:r>
    </w:p>
    <w:p w14:paraId="679B8272" w14:textId="08C7311C" w:rsidR="473FF7EC" w:rsidRPr="00B9131B" w:rsidRDefault="00DB5B9B" w:rsidP="473FF7EC">
      <w:pPr>
        <w:rPr>
          <w:lang w:val="en-CA"/>
        </w:rPr>
      </w:pPr>
      <w:r>
        <w:rPr>
          <w:lang w:val="en-CA"/>
        </w:rPr>
        <w:t>The last</w:t>
      </w:r>
      <w:r w:rsidR="51CF4F5F" w:rsidRPr="00B9131B">
        <w:rPr>
          <w:lang w:val="en-CA"/>
        </w:rPr>
        <w:t xml:space="preserve"> </w:t>
      </w:r>
      <w:r w:rsidR="0F522B50" w:rsidRPr="00B9131B">
        <w:rPr>
          <w:lang w:val="en-CA"/>
        </w:rPr>
        <w:t>criteri</w:t>
      </w:r>
      <w:r>
        <w:rPr>
          <w:lang w:val="en-CA"/>
        </w:rPr>
        <w:t xml:space="preserve">a for the robot </w:t>
      </w:r>
      <w:r w:rsidR="00955EC0" w:rsidRPr="00B9131B">
        <w:rPr>
          <w:lang w:val="en-CA"/>
        </w:rPr>
        <w:t>were</w:t>
      </w:r>
      <w:r w:rsidR="0F522B50" w:rsidRPr="00B9131B">
        <w:rPr>
          <w:lang w:val="en-CA"/>
        </w:rPr>
        <w:t xml:space="preserve"> to choose a design that is easy to service and maintain during competition day</w:t>
      </w:r>
      <w:r w:rsidR="00470996">
        <w:rPr>
          <w:lang w:val="en-CA"/>
        </w:rPr>
        <w:t xml:space="preserve">, which meant ensuring that the chosen design was modular, and simple fasteners with the same size were used to prevent the need for multiple tools and screwdrivers. </w:t>
      </w:r>
    </w:p>
    <w:p w14:paraId="04261FF0" w14:textId="53ED724C" w:rsidR="008B22F1" w:rsidRPr="00C612D6" w:rsidRDefault="00BF40B6" w:rsidP="008B22F1">
      <w:pPr>
        <w:pStyle w:val="Heading2"/>
        <w:numPr>
          <w:ilvl w:val="1"/>
          <w:numId w:val="21"/>
        </w:numPr>
        <w:rPr>
          <w:rFonts w:asciiTheme="minorHAnsi" w:hAnsiTheme="minorHAnsi"/>
          <w:lang w:val="en-CA"/>
        </w:rPr>
      </w:pPr>
      <w:bookmarkStart w:id="13" w:name="_Toc226408587"/>
      <w:r w:rsidRPr="00B9131B">
        <w:rPr>
          <w:rFonts w:asciiTheme="minorHAnsi" w:hAnsiTheme="minorHAnsi"/>
          <w:lang w:val="en-CA"/>
        </w:rPr>
        <w:t>Overview of Final Design</w:t>
      </w:r>
      <w:bookmarkEnd w:id="13"/>
    </w:p>
    <w:p w14:paraId="4CD323D2" w14:textId="1244BD8E" w:rsidR="00B95B66" w:rsidRPr="00B9131B" w:rsidRDefault="008B22F1" w:rsidP="0081357E">
      <w:pPr>
        <w:pStyle w:val="Heading3"/>
        <w:numPr>
          <w:ilvl w:val="2"/>
          <w:numId w:val="21"/>
        </w:numPr>
        <w:rPr>
          <w:lang w:val="en-CA"/>
        </w:rPr>
      </w:pPr>
      <w:r w:rsidRPr="00B9131B">
        <w:rPr>
          <w:lang w:val="en-CA"/>
        </w:rPr>
        <w:t xml:space="preserve"> </w:t>
      </w:r>
      <w:bookmarkStart w:id="14" w:name="_Toc226408588"/>
      <w:r w:rsidRPr="00B9131B">
        <w:rPr>
          <w:lang w:val="en-CA"/>
        </w:rPr>
        <w:t>Software</w:t>
      </w:r>
      <w:bookmarkEnd w:id="14"/>
    </w:p>
    <w:p w14:paraId="42298999" w14:textId="2288F88B" w:rsidR="0118F46B" w:rsidRDefault="008B22F1" w:rsidP="02932933">
      <w:pPr>
        <w:pStyle w:val="Heading4"/>
        <w:numPr>
          <w:ilvl w:val="0"/>
          <w:numId w:val="27"/>
        </w:numPr>
        <w:rPr>
          <w:rFonts w:asciiTheme="minorHAnsi" w:hAnsiTheme="minorHAnsi"/>
          <w:lang w:val="en-CA"/>
        </w:rPr>
      </w:pPr>
      <w:r w:rsidRPr="00B9131B">
        <w:rPr>
          <w:rFonts w:asciiTheme="minorHAnsi" w:hAnsiTheme="minorHAnsi"/>
          <w:lang w:val="en-CA"/>
        </w:rPr>
        <w:t>Line Tracking</w:t>
      </w:r>
      <w:r w:rsidR="009B29F4" w:rsidRPr="00B9131B">
        <w:rPr>
          <w:rFonts w:asciiTheme="minorHAnsi" w:hAnsiTheme="minorHAnsi"/>
          <w:lang w:val="en-CA"/>
        </w:rPr>
        <w:t xml:space="preserve"> and PID Controller </w:t>
      </w:r>
    </w:p>
    <w:p w14:paraId="2BF5B7A2" w14:textId="46BAB138" w:rsidR="00710AE8" w:rsidRPr="00B9131B" w:rsidRDefault="00710AE8" w:rsidP="02932933">
      <w:pPr>
        <w:spacing w:before="160"/>
        <w:rPr>
          <w:lang w:val="en-CA"/>
        </w:rPr>
      </w:pPr>
      <w:r w:rsidRPr="00B9131B">
        <w:rPr>
          <w:lang w:val="en-CA"/>
        </w:rPr>
        <w:t>The line tracking software and PID controller are the core of the robot’s software operation. The PID controller is built as a class object so it can be declared several times with different gain inputs for different operations. For example, a different PID loop was tuned to control the drive motors during the line follow operations versus the robot alignment operations needed for pick</w:t>
      </w:r>
      <w:r w:rsidR="39621890" w:rsidRPr="3EA90BFB">
        <w:rPr>
          <w:lang w:val="en-CA"/>
        </w:rPr>
        <w:t>-</w:t>
      </w:r>
      <w:r w:rsidRPr="00B9131B">
        <w:rPr>
          <w:lang w:val="en-CA"/>
        </w:rPr>
        <w:t>up and drop</w:t>
      </w:r>
      <w:r w:rsidR="4BF221BE" w:rsidRPr="5F66BD56">
        <w:rPr>
          <w:lang w:val="en-CA"/>
        </w:rPr>
        <w:t>-</w:t>
      </w:r>
      <w:r w:rsidRPr="2509796F">
        <w:rPr>
          <w:lang w:val="en-CA"/>
        </w:rPr>
        <w:t>of</w:t>
      </w:r>
      <w:r w:rsidR="2BD3D33F" w:rsidRPr="2509796F">
        <w:rPr>
          <w:lang w:val="en-CA"/>
        </w:rPr>
        <w:t>f</w:t>
      </w:r>
      <w:r w:rsidRPr="00B9131B">
        <w:rPr>
          <w:lang w:val="en-CA"/>
        </w:rPr>
        <w:t xml:space="preserve"> </w:t>
      </w:r>
      <w:r w:rsidR="6D79A568" w:rsidRPr="12C30F69">
        <w:rPr>
          <w:lang w:val="en-CA"/>
        </w:rPr>
        <w:t xml:space="preserve">of </w:t>
      </w:r>
      <w:r w:rsidRPr="12C30F69">
        <w:rPr>
          <w:lang w:val="en-CA"/>
        </w:rPr>
        <w:t>the</w:t>
      </w:r>
      <w:r w:rsidRPr="00B9131B">
        <w:rPr>
          <w:lang w:val="en-CA"/>
        </w:rPr>
        <w:t xml:space="preserve"> </w:t>
      </w:r>
      <w:r w:rsidR="008C5E09">
        <w:rPr>
          <w:lang w:val="en-CA"/>
        </w:rPr>
        <w:t>LEGO</w:t>
      </w:r>
      <w:r w:rsidRPr="00B9131B">
        <w:rPr>
          <w:lang w:val="en-CA"/>
        </w:rPr>
        <w:t xml:space="preserve"> </w:t>
      </w:r>
      <w:r w:rsidR="1C71996A" w:rsidRPr="730ADBD2">
        <w:rPr>
          <w:lang w:val="en-CA"/>
        </w:rPr>
        <w:t>mini</w:t>
      </w:r>
      <w:r w:rsidRPr="730ADBD2">
        <w:rPr>
          <w:lang w:val="en-CA"/>
        </w:rPr>
        <w:t>figure.</w:t>
      </w:r>
      <w:r w:rsidRPr="00B9131B">
        <w:rPr>
          <w:lang w:val="en-CA"/>
        </w:rPr>
        <w:t xml:space="preserve"> The PID controller class contains two functions, the __init__ </w:t>
      </w:r>
      <w:r w:rsidR="52536C79" w:rsidRPr="20AC655F">
        <w:rPr>
          <w:lang w:val="en-CA"/>
        </w:rPr>
        <w:t xml:space="preserve">function </w:t>
      </w:r>
      <w:r w:rsidRPr="20AC655F">
        <w:rPr>
          <w:lang w:val="en-CA"/>
        </w:rPr>
        <w:t>and</w:t>
      </w:r>
      <w:r w:rsidRPr="00B9131B">
        <w:rPr>
          <w:lang w:val="en-CA"/>
        </w:rPr>
        <w:t xml:space="preserve"> the update function. The __init___ function allows the user to set the proportional, differential and integral gains to tune the controller, and resets the controller’s memory when called. The update function takes care of calculating the P, </w:t>
      </w:r>
      <w:r w:rsidRPr="6BD5CCD8">
        <w:rPr>
          <w:lang w:val="en-CA"/>
        </w:rPr>
        <w:t>I</w:t>
      </w:r>
      <w:r w:rsidR="5E024EEC" w:rsidRPr="6BD5CCD8">
        <w:rPr>
          <w:lang w:val="en-CA"/>
        </w:rPr>
        <w:t xml:space="preserve"> </w:t>
      </w:r>
      <w:r w:rsidRPr="6BD5CCD8">
        <w:rPr>
          <w:lang w:val="en-CA"/>
        </w:rPr>
        <w:t>and</w:t>
      </w:r>
      <w:r w:rsidRPr="00B9131B">
        <w:rPr>
          <w:lang w:val="en-CA"/>
        </w:rPr>
        <w:t xml:space="preserve"> D values and translating the results to a usable output for subsequent objects to interpret. </w:t>
      </w:r>
    </w:p>
    <w:p w14:paraId="0C929699" w14:textId="299F4150" w:rsidR="00710AE8" w:rsidRPr="00B9131B" w:rsidRDefault="00710AE8" w:rsidP="0118F46B">
      <w:pPr>
        <w:rPr>
          <w:lang w:val="en-CA"/>
        </w:rPr>
      </w:pPr>
      <w:r w:rsidRPr="00B9131B">
        <w:rPr>
          <w:lang w:val="en-CA"/>
        </w:rPr>
        <w:t xml:space="preserve">The LineFollower class is comprised of many functions. Like the PID controller, the LineFollower class used an __init__ function to set up the object when it is called. This __init__ function will set up the </w:t>
      </w:r>
      <w:r w:rsidRPr="00B72583">
        <w:rPr>
          <w:lang w:val="en-CA"/>
        </w:rPr>
        <w:t xml:space="preserve">OpenCV libraries </w:t>
      </w:r>
      <w:sdt>
        <w:sdtPr>
          <w:rPr>
            <w:lang w:val="en-CA"/>
          </w:rPr>
          <w:id w:val="-594012192"/>
          <w:citation/>
        </w:sdtPr>
        <w:sdtEndPr/>
        <w:sdtContent>
          <w:r w:rsidR="00316BBF" w:rsidRPr="00B72583">
            <w:rPr>
              <w:lang w:val="en-CA"/>
            </w:rPr>
            <w:fldChar w:fldCharType="begin"/>
          </w:r>
          <w:r w:rsidR="00316BBF" w:rsidRPr="00B72583">
            <w:rPr>
              <w:lang w:val="en-CA"/>
            </w:rPr>
            <w:instrText xml:space="preserve"> CITATION Ope262 \l 4105 </w:instrText>
          </w:r>
          <w:r w:rsidR="00316BBF" w:rsidRPr="00B72583">
            <w:rPr>
              <w:lang w:val="en-CA"/>
            </w:rPr>
            <w:fldChar w:fldCharType="separate"/>
          </w:r>
          <w:r w:rsidR="009A7C14" w:rsidRPr="009A7C14">
            <w:rPr>
              <w:noProof/>
              <w:lang w:val="en-CA"/>
            </w:rPr>
            <w:t>[1]</w:t>
          </w:r>
          <w:r w:rsidR="00316BBF" w:rsidRPr="00B72583">
            <w:rPr>
              <w:lang w:val="en-CA"/>
            </w:rPr>
            <w:fldChar w:fldCharType="end"/>
          </w:r>
        </w:sdtContent>
      </w:sdt>
      <w:r w:rsidR="00B93FDB" w:rsidRPr="00B72583">
        <w:rPr>
          <w:lang w:val="en-CA"/>
        </w:rPr>
        <w:t xml:space="preserve"> </w:t>
      </w:r>
      <w:r w:rsidRPr="00B72583">
        <w:rPr>
          <w:lang w:val="en-CA"/>
        </w:rPr>
        <w:t>ne</w:t>
      </w:r>
      <w:r w:rsidR="05E335E9" w:rsidRPr="00B72583">
        <w:rPr>
          <w:lang w:val="en-CA"/>
        </w:rPr>
        <w:t>cess</w:t>
      </w:r>
      <w:r w:rsidRPr="00B72583">
        <w:rPr>
          <w:lang w:val="en-CA"/>
        </w:rPr>
        <w:t>ary for</w:t>
      </w:r>
      <w:r w:rsidRPr="00B9131B">
        <w:rPr>
          <w:lang w:val="en-CA"/>
        </w:rPr>
        <w:t xml:space="preserve"> the computer vision and call the PID to </w:t>
      </w:r>
      <w:r w:rsidRPr="4023FE80">
        <w:rPr>
          <w:lang w:val="en-CA"/>
        </w:rPr>
        <w:t>init</w:t>
      </w:r>
      <w:r w:rsidR="34B8F3BB" w:rsidRPr="4023FE80">
        <w:rPr>
          <w:lang w:val="en-CA"/>
        </w:rPr>
        <w:t>ialize</w:t>
      </w:r>
      <w:r w:rsidRPr="00B9131B">
        <w:rPr>
          <w:lang w:val="en-CA"/>
        </w:rPr>
        <w:t xml:space="preserve"> the tuned conditions for both </w:t>
      </w:r>
      <w:r w:rsidRPr="64B3B20F">
        <w:rPr>
          <w:lang w:val="en-CA"/>
        </w:rPr>
        <w:t>line</w:t>
      </w:r>
      <w:r w:rsidR="002928D4">
        <w:rPr>
          <w:lang w:val="en-CA"/>
        </w:rPr>
        <w:t xml:space="preserve"> </w:t>
      </w:r>
      <w:r w:rsidRPr="64B3B20F">
        <w:rPr>
          <w:lang w:val="en-CA"/>
        </w:rPr>
        <w:t>following</w:t>
      </w:r>
      <w:r w:rsidRPr="00B9131B">
        <w:rPr>
          <w:lang w:val="en-CA"/>
        </w:rPr>
        <w:t xml:space="preserve"> and robot orientation (which will be discussed later in this section). Part of the </w:t>
      </w:r>
      <w:r w:rsidRPr="329B25F3">
        <w:rPr>
          <w:lang w:val="en-CA"/>
        </w:rPr>
        <w:t>initiali</w:t>
      </w:r>
      <w:r w:rsidR="553833A9" w:rsidRPr="329B25F3">
        <w:rPr>
          <w:lang w:val="en-CA"/>
        </w:rPr>
        <w:t>z</w:t>
      </w:r>
      <w:r w:rsidRPr="329B25F3">
        <w:rPr>
          <w:lang w:val="en-CA"/>
        </w:rPr>
        <w:t>ation</w:t>
      </w:r>
      <w:r w:rsidRPr="00B9131B">
        <w:rPr>
          <w:lang w:val="en-CA"/>
        </w:rPr>
        <w:t xml:space="preserve"> </w:t>
      </w:r>
      <w:r w:rsidRPr="24C2FCBB">
        <w:rPr>
          <w:lang w:val="en-CA"/>
        </w:rPr>
        <w:t>involv</w:t>
      </w:r>
      <w:r w:rsidR="0671188E" w:rsidRPr="24C2FCBB">
        <w:rPr>
          <w:lang w:val="en-CA"/>
        </w:rPr>
        <w:t>e</w:t>
      </w:r>
      <w:r w:rsidRPr="24C2FCBB">
        <w:rPr>
          <w:lang w:val="en-CA"/>
        </w:rPr>
        <w:t>s</w:t>
      </w:r>
      <w:r w:rsidRPr="00B9131B">
        <w:rPr>
          <w:lang w:val="en-CA"/>
        </w:rPr>
        <w:t xml:space="preserve"> setting the ranges for red, green and blue</w:t>
      </w:r>
      <w:r w:rsidR="63C08874" w:rsidRPr="5E83587C">
        <w:rPr>
          <w:lang w:val="en-CA"/>
        </w:rPr>
        <w:t xml:space="preserve"> </w:t>
      </w:r>
      <w:r w:rsidR="63C08874" w:rsidRPr="09468621">
        <w:rPr>
          <w:lang w:val="en-CA"/>
        </w:rPr>
        <w:t>colour values</w:t>
      </w:r>
      <w:r w:rsidRPr="5E83587C">
        <w:rPr>
          <w:lang w:val="en-CA"/>
        </w:rPr>
        <w:t>, wh</w:t>
      </w:r>
      <w:r w:rsidR="1A66E7A9" w:rsidRPr="5E83587C">
        <w:rPr>
          <w:lang w:val="en-CA"/>
        </w:rPr>
        <w:t>i</w:t>
      </w:r>
      <w:r w:rsidRPr="5E83587C">
        <w:rPr>
          <w:lang w:val="en-CA"/>
        </w:rPr>
        <w:t>ch</w:t>
      </w:r>
      <w:r w:rsidRPr="00B9131B">
        <w:rPr>
          <w:lang w:val="en-CA"/>
        </w:rPr>
        <w:t xml:space="preserve"> are the only colors the robot uses as cues during </w:t>
      </w:r>
      <w:r w:rsidRPr="13DA2D43">
        <w:rPr>
          <w:lang w:val="en-CA"/>
        </w:rPr>
        <w:t>its</w:t>
      </w:r>
      <w:r w:rsidRPr="00B9131B">
        <w:rPr>
          <w:lang w:val="en-CA"/>
        </w:rPr>
        <w:t xml:space="preserve"> operation. A serial port is also set up to allow the Raspberry Pi 5 to communicate with the Arduino to control the system’s four motors. </w:t>
      </w:r>
    </w:p>
    <w:p w14:paraId="6EA82FC4" w14:textId="4E9E770F" w:rsidR="00710AE8" w:rsidRPr="00B9131B" w:rsidRDefault="00710AE8" w:rsidP="0118F46B">
      <w:pPr>
        <w:rPr>
          <w:lang w:val="en-CA"/>
        </w:rPr>
      </w:pPr>
      <w:r w:rsidRPr="00B9131B">
        <w:rPr>
          <w:lang w:val="en-CA"/>
        </w:rPr>
        <w:t xml:space="preserve">The next LineFollower function is detect_special_colors, which is used to mask </w:t>
      </w:r>
      <w:r w:rsidR="15B5611D" w:rsidRPr="74C50105">
        <w:rPr>
          <w:lang w:val="en-CA"/>
        </w:rPr>
        <w:t xml:space="preserve">and track </w:t>
      </w:r>
      <w:r w:rsidRPr="74C50105">
        <w:rPr>
          <w:lang w:val="en-CA"/>
        </w:rPr>
        <w:t>green</w:t>
      </w:r>
      <w:r w:rsidRPr="00B9131B">
        <w:rPr>
          <w:lang w:val="en-CA"/>
        </w:rPr>
        <w:t xml:space="preserve"> or blue </w:t>
      </w:r>
      <w:r w:rsidR="5A3B6751" w:rsidRPr="212913E7">
        <w:rPr>
          <w:lang w:val="en-CA"/>
        </w:rPr>
        <w:t xml:space="preserve">shapes </w:t>
      </w:r>
      <w:r w:rsidRPr="212913E7">
        <w:rPr>
          <w:lang w:val="en-CA"/>
        </w:rPr>
        <w:t>when</w:t>
      </w:r>
      <w:r w:rsidRPr="00B9131B">
        <w:rPr>
          <w:lang w:val="en-CA"/>
        </w:rPr>
        <w:t xml:space="preserve"> it appears in the robot’s vision. The third and most complex LineFollower function is the detect_red_line function. This function is responsible for setting up further OpenCV functions like modifying the dimensions of the field of view </w:t>
      </w:r>
      <w:r w:rsidR="5C7DB7C6" w:rsidRPr="4889EFE0">
        <w:rPr>
          <w:lang w:val="en-CA"/>
        </w:rPr>
        <w:t>(</w:t>
      </w:r>
      <w:r w:rsidR="5C7DB7C6" w:rsidRPr="2F38E1E4">
        <w:rPr>
          <w:lang w:val="en-CA"/>
        </w:rPr>
        <w:t xml:space="preserve">FOV) </w:t>
      </w:r>
      <w:r w:rsidRPr="00B9131B">
        <w:rPr>
          <w:lang w:val="en-CA"/>
        </w:rPr>
        <w:t xml:space="preserve">the robot will process at </w:t>
      </w:r>
      <w:r w:rsidR="2DA8B04A" w:rsidRPr="3FE8BC4D">
        <w:rPr>
          <w:lang w:val="en-CA"/>
        </w:rPr>
        <w:t>a</w:t>
      </w:r>
      <w:r w:rsidRPr="00B9131B">
        <w:rPr>
          <w:lang w:val="en-CA"/>
        </w:rPr>
        <w:t xml:space="preserve"> </w:t>
      </w:r>
      <w:r w:rsidR="2DA8B04A" w:rsidRPr="126A43D2">
        <w:rPr>
          <w:lang w:val="en-CA"/>
        </w:rPr>
        <w:t xml:space="preserve">given </w:t>
      </w:r>
      <w:r w:rsidRPr="00B9131B">
        <w:rPr>
          <w:lang w:val="en-CA"/>
        </w:rPr>
        <w:t xml:space="preserve">time and finding the contours of red line in view. By modifying the dimension of the </w:t>
      </w:r>
      <w:r w:rsidR="297A6BBB" w:rsidRPr="73BCC65D">
        <w:rPr>
          <w:lang w:val="en-CA"/>
        </w:rPr>
        <w:t>FOV,</w:t>
      </w:r>
      <w:r w:rsidRPr="00B9131B">
        <w:rPr>
          <w:lang w:val="en-CA"/>
        </w:rPr>
        <w:t xml:space="preserve"> the team used trial and error to find the best view dimensions that balanced fast processing times (</w:t>
      </w:r>
      <w:r w:rsidR="3C56F374" w:rsidRPr="12A14770">
        <w:rPr>
          <w:lang w:val="en-CA"/>
        </w:rPr>
        <w:t xml:space="preserve">where a </w:t>
      </w:r>
      <w:r w:rsidRPr="12A14770">
        <w:rPr>
          <w:lang w:val="en-CA"/>
        </w:rPr>
        <w:t xml:space="preserve">smaller </w:t>
      </w:r>
      <w:r w:rsidR="1F7315FE" w:rsidRPr="06FC6AEB">
        <w:rPr>
          <w:lang w:val="en-CA"/>
        </w:rPr>
        <w:t>FOV</w:t>
      </w:r>
      <w:r w:rsidRPr="00B9131B">
        <w:rPr>
          <w:lang w:val="en-CA"/>
        </w:rPr>
        <w:t xml:space="preserve"> </w:t>
      </w:r>
      <w:r w:rsidR="00D45283" w:rsidRPr="68295D52">
        <w:rPr>
          <w:lang w:val="en-CA"/>
        </w:rPr>
        <w:t>led</w:t>
      </w:r>
      <w:r w:rsidR="1F7315FE" w:rsidRPr="68295D52">
        <w:rPr>
          <w:lang w:val="en-CA"/>
        </w:rPr>
        <w:t xml:space="preserve"> </w:t>
      </w:r>
      <w:r w:rsidRPr="68295D52">
        <w:rPr>
          <w:lang w:val="en-CA"/>
        </w:rPr>
        <w:t xml:space="preserve">to </w:t>
      </w:r>
      <w:r w:rsidR="27B95F05" w:rsidRPr="7FCD5901">
        <w:rPr>
          <w:lang w:val="en-CA"/>
        </w:rPr>
        <w:t xml:space="preserve">faster </w:t>
      </w:r>
      <w:r w:rsidRPr="7FCD5901">
        <w:rPr>
          <w:lang w:val="en-CA"/>
        </w:rPr>
        <w:t>processing</w:t>
      </w:r>
      <w:r w:rsidRPr="00B9131B">
        <w:rPr>
          <w:lang w:val="en-CA"/>
        </w:rPr>
        <w:t xml:space="preserve"> times</w:t>
      </w:r>
      <w:r w:rsidRPr="742986D7">
        <w:rPr>
          <w:lang w:val="en-CA"/>
        </w:rPr>
        <w:t>)</w:t>
      </w:r>
      <w:r w:rsidRPr="00B9131B">
        <w:rPr>
          <w:lang w:val="en-CA"/>
        </w:rPr>
        <w:t xml:space="preserve"> </w:t>
      </w:r>
      <w:r w:rsidR="3FA7B399" w:rsidRPr="3733A26F">
        <w:rPr>
          <w:lang w:val="en-CA"/>
        </w:rPr>
        <w:t xml:space="preserve">while allowing </w:t>
      </w:r>
      <w:r w:rsidRPr="3733A26F">
        <w:rPr>
          <w:lang w:val="en-CA"/>
        </w:rPr>
        <w:t>the</w:t>
      </w:r>
      <w:r w:rsidRPr="00B9131B">
        <w:rPr>
          <w:lang w:val="en-CA"/>
        </w:rPr>
        <w:t xml:space="preserve"> robot to see far enough ahead of </w:t>
      </w:r>
      <w:r w:rsidRPr="55123E6B">
        <w:rPr>
          <w:lang w:val="en-CA"/>
        </w:rPr>
        <w:t>itself</w:t>
      </w:r>
      <w:r w:rsidRPr="00B9131B">
        <w:rPr>
          <w:lang w:val="en-CA"/>
        </w:rPr>
        <w:t xml:space="preserve"> that it can respond to turns in the course. The colour ranges for the function were set up in HSV since it allows for changes in lighting during operation without becoming unreliable. From a design point of view, defining all the colour ranges in one place for </w:t>
      </w:r>
      <w:r w:rsidR="006051DE" w:rsidRPr="00B9131B">
        <w:rPr>
          <w:lang w:val="en-CA"/>
        </w:rPr>
        <w:t>all</w:t>
      </w:r>
      <w:r w:rsidRPr="00B9131B">
        <w:rPr>
          <w:lang w:val="en-CA"/>
        </w:rPr>
        <w:t xml:space="preserve"> the code allowed the team to easily modify the colour ranges when testing on the official </w:t>
      </w:r>
      <w:r w:rsidR="6B7633D9" w:rsidRPr="12323544">
        <w:rPr>
          <w:lang w:val="en-CA"/>
        </w:rPr>
        <w:t>obstacle course</w:t>
      </w:r>
      <w:r w:rsidRPr="00B9131B">
        <w:rPr>
          <w:lang w:val="en-CA"/>
        </w:rPr>
        <w:t xml:space="preserve"> as the lighting and base color </w:t>
      </w:r>
      <w:r w:rsidR="0AE01E65" w:rsidRPr="5A6E4517">
        <w:rPr>
          <w:lang w:val="en-CA"/>
        </w:rPr>
        <w:t>of the tape</w:t>
      </w:r>
      <w:r w:rsidRPr="35C62045">
        <w:rPr>
          <w:lang w:val="en-CA"/>
        </w:rPr>
        <w:t xml:space="preserve"> </w:t>
      </w:r>
      <w:r w:rsidR="37AB2B02" w:rsidRPr="5D080C1E">
        <w:rPr>
          <w:lang w:val="en-CA"/>
        </w:rPr>
        <w:t>were</w:t>
      </w:r>
      <w:r w:rsidRPr="00B9131B">
        <w:rPr>
          <w:lang w:val="en-CA"/>
        </w:rPr>
        <w:t xml:space="preserve"> different than the </w:t>
      </w:r>
      <w:r w:rsidR="38E18580" w:rsidRPr="3961DFC8">
        <w:rPr>
          <w:lang w:val="en-CA"/>
        </w:rPr>
        <w:t xml:space="preserve">mock </w:t>
      </w:r>
      <w:r w:rsidRPr="3961DFC8">
        <w:rPr>
          <w:lang w:val="en-CA"/>
        </w:rPr>
        <w:t>course</w:t>
      </w:r>
      <w:r w:rsidRPr="00B9131B">
        <w:rPr>
          <w:lang w:val="en-CA"/>
        </w:rPr>
        <w:t xml:space="preserve"> the team had </w:t>
      </w:r>
      <w:r w:rsidR="38BB3057" w:rsidRPr="115D9BFC">
        <w:rPr>
          <w:lang w:val="en-CA"/>
        </w:rPr>
        <w:t xml:space="preserve">privately </w:t>
      </w:r>
      <w:r w:rsidRPr="115D9BFC">
        <w:rPr>
          <w:lang w:val="en-CA"/>
        </w:rPr>
        <w:t>set up.</w:t>
      </w:r>
      <w:r w:rsidRPr="00B9131B">
        <w:rPr>
          <w:lang w:val="en-CA"/>
        </w:rPr>
        <w:t xml:space="preserve"> Having easy access</w:t>
      </w:r>
      <w:r w:rsidRPr="46896A8C">
        <w:rPr>
          <w:lang w:val="en-CA"/>
        </w:rPr>
        <w:t xml:space="preserve"> </w:t>
      </w:r>
      <w:r w:rsidR="086E4B06" w:rsidRPr="46896A8C">
        <w:rPr>
          <w:lang w:val="en-CA"/>
        </w:rPr>
        <w:t xml:space="preserve">to </w:t>
      </w:r>
      <w:r w:rsidR="086E4B06" w:rsidRPr="235CB7AF">
        <w:rPr>
          <w:lang w:val="en-CA"/>
        </w:rPr>
        <w:t xml:space="preserve">these </w:t>
      </w:r>
      <w:r w:rsidR="086E4B06" w:rsidRPr="66FC9AEC">
        <w:rPr>
          <w:lang w:val="en-CA"/>
        </w:rPr>
        <w:t xml:space="preserve">lines of code </w:t>
      </w:r>
      <w:r w:rsidRPr="66FC9AEC">
        <w:rPr>
          <w:lang w:val="en-CA"/>
        </w:rPr>
        <w:t>made</w:t>
      </w:r>
      <w:r w:rsidRPr="00B9131B">
        <w:rPr>
          <w:lang w:val="en-CA"/>
        </w:rPr>
        <w:t xml:space="preserve"> testing and modification in different environments very easy.  </w:t>
      </w:r>
    </w:p>
    <w:p w14:paraId="453D5748" w14:textId="1D1EFC49" w:rsidR="00710AE8" w:rsidRPr="00B9131B" w:rsidRDefault="00710AE8" w:rsidP="0118F46B">
      <w:pPr>
        <w:rPr>
          <w:lang w:val="en-CA"/>
        </w:rPr>
      </w:pPr>
      <w:r w:rsidRPr="00B9131B">
        <w:rPr>
          <w:lang w:val="en-CA"/>
        </w:rPr>
        <w:t xml:space="preserve">These </w:t>
      </w:r>
      <w:r w:rsidRPr="3C5A95BB">
        <w:rPr>
          <w:lang w:val="en-CA"/>
        </w:rPr>
        <w:t>contours</w:t>
      </w:r>
      <w:r w:rsidR="2176A7C4" w:rsidRPr="3C5A95BB">
        <w:rPr>
          <w:lang w:val="en-CA"/>
        </w:rPr>
        <w:t>’</w:t>
      </w:r>
      <w:r w:rsidRPr="00B9131B">
        <w:rPr>
          <w:lang w:val="en-CA"/>
        </w:rPr>
        <w:t xml:space="preserve"> relationship to the center of the screen are fed to the PID loop, which then determines how far away the center of the red line is from the center of the screen. The error calculated by the LineFollower’s detect_red_line function is sent to the drive motors via </w:t>
      </w:r>
      <w:r w:rsidR="1229B697" w:rsidRPr="21A534BD">
        <w:rPr>
          <w:lang w:val="en-CA"/>
        </w:rPr>
        <w:t xml:space="preserve">the serial </w:t>
      </w:r>
      <w:r w:rsidRPr="21A534BD">
        <w:rPr>
          <w:lang w:val="en-CA"/>
        </w:rPr>
        <w:t>bus</w:t>
      </w:r>
      <w:r w:rsidRPr="00B9131B">
        <w:rPr>
          <w:lang w:val="en-CA"/>
        </w:rPr>
        <w:t xml:space="preserve"> so the Arduino Uno board can control the speed and angle of the robot’s body. The output error ranges from -1 to 1, with the presence of a negative value meaning that the robot is </w:t>
      </w:r>
      <w:r w:rsidRPr="0BEBA530">
        <w:rPr>
          <w:lang w:val="en-CA"/>
        </w:rPr>
        <w:t>offset</w:t>
      </w:r>
      <w:r w:rsidRPr="00B9131B">
        <w:rPr>
          <w:lang w:val="en-CA"/>
        </w:rPr>
        <w:t xml:space="preserve"> one direction, and if it were positive then the robot is offset in the opposite direction. This simple system allowed for smooth integration between the two systems and is discussed later in the report. </w:t>
      </w:r>
    </w:p>
    <w:p w14:paraId="239F819C" w14:textId="7FE48FC0" w:rsidR="005F32B6" w:rsidRPr="00B9131B" w:rsidRDefault="00B95B66" w:rsidP="00B95B66">
      <w:pPr>
        <w:pStyle w:val="Heading4"/>
        <w:numPr>
          <w:ilvl w:val="0"/>
          <w:numId w:val="27"/>
        </w:numPr>
        <w:rPr>
          <w:rFonts w:asciiTheme="minorHAnsi" w:hAnsiTheme="minorHAnsi"/>
          <w:lang w:val="en-CA"/>
        </w:rPr>
      </w:pPr>
      <w:r w:rsidRPr="00B9131B">
        <w:rPr>
          <w:rFonts w:asciiTheme="minorHAnsi" w:hAnsiTheme="minorHAnsi"/>
          <w:lang w:val="en-CA"/>
        </w:rPr>
        <w:t>Pickup and Dropoff</w:t>
      </w:r>
    </w:p>
    <w:p w14:paraId="04DFC32F" w14:textId="5C99EF5F" w:rsidR="00B95B66" w:rsidRPr="00B9131B" w:rsidRDefault="4532922C" w:rsidP="02932933">
      <w:pPr>
        <w:spacing w:before="160"/>
        <w:rPr>
          <w:lang w:val="en-CA"/>
        </w:rPr>
      </w:pPr>
      <w:r w:rsidRPr="0D39BF1D">
        <w:rPr>
          <w:lang w:val="en-CA"/>
        </w:rPr>
        <w:t xml:space="preserve">As discussed in </w:t>
      </w:r>
      <w:r w:rsidRPr="1F87D098">
        <w:rPr>
          <w:lang w:val="en-CA"/>
        </w:rPr>
        <w:t>2</w:t>
      </w:r>
      <w:r w:rsidRPr="06ABE12B">
        <w:rPr>
          <w:lang w:val="en-CA"/>
        </w:rPr>
        <w:t xml:space="preserve">.2.1a, the </w:t>
      </w:r>
      <w:r w:rsidR="00A85602">
        <w:rPr>
          <w:lang w:val="en-CA"/>
        </w:rPr>
        <w:t xml:space="preserve">detect_special_colors function was used to detect green and blue shapes in the robot’s field of view. </w:t>
      </w:r>
      <w:r w:rsidR="002A1611">
        <w:rPr>
          <w:lang w:val="en-CA"/>
        </w:rPr>
        <w:t>The pickup sequence was initiated by the detection of the blue rings of the target. The dropoff sequence was initiated by the detection of the blue square around the dropoff target.</w:t>
      </w:r>
    </w:p>
    <w:p w14:paraId="2E467306" w14:textId="6F0942DD" w:rsidR="0118F46B" w:rsidRDefault="00EC4ACA" w:rsidP="0118F46B">
      <w:pPr>
        <w:rPr>
          <w:lang w:val="en-CA"/>
        </w:rPr>
      </w:pPr>
      <w:r>
        <w:rPr>
          <w:lang w:val="en-CA"/>
        </w:rPr>
        <w:t>The pickup sequence consisted of the following steps:</w:t>
      </w:r>
    </w:p>
    <w:p w14:paraId="15A3C18A" w14:textId="5F6DFCE6" w:rsidR="00EC4ACA" w:rsidRDefault="00EC4ACA" w:rsidP="00EC4ACA">
      <w:pPr>
        <w:pStyle w:val="ListParagraph"/>
        <w:numPr>
          <w:ilvl w:val="0"/>
          <w:numId w:val="34"/>
        </w:numPr>
        <w:rPr>
          <w:lang w:val="en-CA"/>
        </w:rPr>
      </w:pPr>
      <w:r>
        <w:rPr>
          <w:lang w:val="en-CA"/>
        </w:rPr>
        <w:t>Stop completely</w:t>
      </w:r>
    </w:p>
    <w:p w14:paraId="2AE661BF" w14:textId="08800A08" w:rsidR="00EC4ACA" w:rsidRDefault="00EC4ACA" w:rsidP="00EC4ACA">
      <w:pPr>
        <w:pStyle w:val="ListParagraph"/>
        <w:numPr>
          <w:ilvl w:val="0"/>
          <w:numId w:val="34"/>
        </w:numPr>
        <w:rPr>
          <w:lang w:val="en-CA"/>
        </w:rPr>
      </w:pPr>
      <w:r>
        <w:rPr>
          <w:lang w:val="en-CA"/>
        </w:rPr>
        <w:t>Navigate towards the red dot on the target until it is positioned underneath the grippers</w:t>
      </w:r>
    </w:p>
    <w:p w14:paraId="2B6C2FCC" w14:textId="041C28F1" w:rsidR="00EC4ACA" w:rsidRDefault="00EC4ACA" w:rsidP="00EC4ACA">
      <w:pPr>
        <w:pStyle w:val="ListParagraph"/>
        <w:numPr>
          <w:ilvl w:val="0"/>
          <w:numId w:val="34"/>
        </w:numPr>
        <w:rPr>
          <w:lang w:val="en-CA"/>
        </w:rPr>
      </w:pPr>
      <w:r>
        <w:rPr>
          <w:lang w:val="en-CA"/>
        </w:rPr>
        <w:t xml:space="preserve">Open the grippers, drop them, close them, and lift them up to pick up the </w:t>
      </w:r>
      <w:r w:rsidR="008C5E09">
        <w:rPr>
          <w:lang w:val="en-CA"/>
        </w:rPr>
        <w:t>LEGO</w:t>
      </w:r>
      <w:r>
        <w:rPr>
          <w:lang w:val="en-CA"/>
        </w:rPr>
        <w:t xml:space="preserve"> figure</w:t>
      </w:r>
    </w:p>
    <w:p w14:paraId="29AB6713" w14:textId="5C8495CC" w:rsidR="00EC4ACA" w:rsidRDefault="00EC4ACA" w:rsidP="00EC4ACA">
      <w:pPr>
        <w:pStyle w:val="ListParagraph"/>
        <w:numPr>
          <w:ilvl w:val="0"/>
          <w:numId w:val="34"/>
        </w:numPr>
        <w:rPr>
          <w:lang w:val="en-CA"/>
        </w:rPr>
      </w:pPr>
      <w:r>
        <w:rPr>
          <w:lang w:val="en-CA"/>
        </w:rPr>
        <w:t>Turn around until the red line is detected again, with a short cooldown to prevent detecting the red dot of the target</w:t>
      </w:r>
    </w:p>
    <w:p w14:paraId="1D07370C" w14:textId="7CD1E906" w:rsidR="00EC4ACA" w:rsidRDefault="00EC4ACA" w:rsidP="00EC4ACA">
      <w:pPr>
        <w:pStyle w:val="ListParagraph"/>
        <w:numPr>
          <w:ilvl w:val="0"/>
          <w:numId w:val="34"/>
        </w:numPr>
        <w:rPr>
          <w:lang w:val="en-CA"/>
        </w:rPr>
      </w:pPr>
      <w:r>
        <w:rPr>
          <w:lang w:val="en-CA"/>
        </w:rPr>
        <w:t>Resume line following</w:t>
      </w:r>
    </w:p>
    <w:p w14:paraId="4E2FB6CC" w14:textId="5493F313" w:rsidR="00EC4ACA" w:rsidRPr="00EC4ACA" w:rsidRDefault="004D5B98" w:rsidP="00EC4ACA">
      <w:pPr>
        <w:rPr>
          <w:lang w:val="en-CA"/>
        </w:rPr>
      </w:pPr>
      <w:r>
        <w:rPr>
          <w:lang w:val="en-CA"/>
        </w:rPr>
        <w:t>The most complicated of these steps is the navigation to the red dot. To complete this navigation, two synchronous PID loops were used to control the forward motion and the rotational motion of the robot. The error fed to the forward PID loop was the vertical distance of the centroid of the target’s center from the center of the grippers, and the error fed to the rotational PID loop was the horizontal distance between those points.</w:t>
      </w:r>
      <w:r w:rsidR="00005C5A">
        <w:rPr>
          <w:lang w:val="en-CA"/>
        </w:rPr>
        <w:t xml:space="preserve"> The forward PID loop controller the </w:t>
      </w:r>
      <w:r w:rsidR="00A37FF1">
        <w:rPr>
          <w:lang w:val="en-CA"/>
        </w:rPr>
        <w:t xml:space="preserve">component of each wheel’s commanded signal in the same direction, and the rotational component controlled the component of each wheel’s commanded signal in the opposite direction. </w:t>
      </w:r>
    </w:p>
    <w:p w14:paraId="28B9F970" w14:textId="287BB6E7" w:rsidR="00683DB1" w:rsidRPr="00EC4ACA" w:rsidRDefault="00683DB1" w:rsidP="00EC4ACA">
      <w:pPr>
        <w:rPr>
          <w:lang w:val="en-CA"/>
        </w:rPr>
      </w:pPr>
      <w:r>
        <w:rPr>
          <w:lang w:val="en-CA"/>
        </w:rPr>
        <w:t xml:space="preserve">With the rotational PID loop tuned to be slightly more responsive than the forward PID loop, the robot successfully aligned the red dot with the center of the grippers and drove forward until the </w:t>
      </w:r>
      <w:r w:rsidR="008C5E09">
        <w:rPr>
          <w:lang w:val="en-CA"/>
        </w:rPr>
        <w:t>LEGO</w:t>
      </w:r>
      <w:r>
        <w:rPr>
          <w:lang w:val="en-CA"/>
        </w:rPr>
        <w:t xml:space="preserve"> figure was in range</w:t>
      </w:r>
      <w:r w:rsidR="00DC6F55">
        <w:rPr>
          <w:lang w:val="en-CA"/>
        </w:rPr>
        <w:t xml:space="preserve">, </w:t>
      </w:r>
      <w:r w:rsidR="00CB4C78">
        <w:rPr>
          <w:lang w:val="en-CA"/>
        </w:rPr>
        <w:t>adjusting</w:t>
      </w:r>
      <w:r w:rsidR="00DC6F55">
        <w:rPr>
          <w:lang w:val="en-CA"/>
        </w:rPr>
        <w:t xml:space="preserve"> keep the </w:t>
      </w:r>
      <w:r w:rsidR="008C5E09">
        <w:rPr>
          <w:lang w:val="en-CA"/>
        </w:rPr>
        <w:t>LEGO</w:t>
      </w:r>
      <w:r w:rsidR="00DC6F55">
        <w:rPr>
          <w:lang w:val="en-CA"/>
        </w:rPr>
        <w:t xml:space="preserve"> figure in position as necessary</w:t>
      </w:r>
      <w:r>
        <w:rPr>
          <w:lang w:val="en-CA"/>
        </w:rPr>
        <w:t xml:space="preserve">. </w:t>
      </w:r>
    </w:p>
    <w:p w14:paraId="5065ABB8" w14:textId="68D62DCB" w:rsidR="00884385" w:rsidRDefault="00884385" w:rsidP="00EC4ACA">
      <w:pPr>
        <w:rPr>
          <w:lang w:val="en-CA"/>
        </w:rPr>
      </w:pPr>
      <w:r>
        <w:rPr>
          <w:lang w:val="en-CA"/>
        </w:rPr>
        <w:t>The pickup sequence consisted of the following steps:</w:t>
      </w:r>
    </w:p>
    <w:p w14:paraId="09761931" w14:textId="2B4C5B28" w:rsidR="00884385" w:rsidRDefault="00884385" w:rsidP="00884385">
      <w:pPr>
        <w:pStyle w:val="ListParagraph"/>
        <w:numPr>
          <w:ilvl w:val="0"/>
          <w:numId w:val="35"/>
        </w:numPr>
        <w:rPr>
          <w:lang w:val="en-CA"/>
        </w:rPr>
      </w:pPr>
      <w:r>
        <w:rPr>
          <w:lang w:val="en-CA"/>
        </w:rPr>
        <w:t>Stop the robot</w:t>
      </w:r>
    </w:p>
    <w:p w14:paraId="7C578506" w14:textId="786915D9" w:rsidR="00884385" w:rsidRDefault="00884385" w:rsidP="00884385">
      <w:pPr>
        <w:pStyle w:val="ListParagraph"/>
        <w:numPr>
          <w:ilvl w:val="0"/>
          <w:numId w:val="35"/>
        </w:numPr>
        <w:rPr>
          <w:lang w:val="en-CA"/>
        </w:rPr>
      </w:pPr>
      <w:r>
        <w:rPr>
          <w:lang w:val="en-CA"/>
        </w:rPr>
        <w:t>Drive forward and to the right a prescribed amount</w:t>
      </w:r>
    </w:p>
    <w:p w14:paraId="05A5C10A" w14:textId="34D7B5AC" w:rsidR="00884385" w:rsidRDefault="00884385" w:rsidP="00884385">
      <w:pPr>
        <w:pStyle w:val="ListParagraph"/>
        <w:numPr>
          <w:ilvl w:val="0"/>
          <w:numId w:val="35"/>
        </w:numPr>
        <w:rPr>
          <w:lang w:val="en-CA"/>
        </w:rPr>
      </w:pPr>
      <w:r>
        <w:rPr>
          <w:lang w:val="en-CA"/>
        </w:rPr>
        <w:t>Lower the gripper, open them, lift them, and close them</w:t>
      </w:r>
    </w:p>
    <w:p w14:paraId="7CD9BF14" w14:textId="6ABB1CE3" w:rsidR="00884385" w:rsidRPr="00884385" w:rsidRDefault="00884385" w:rsidP="00884385">
      <w:pPr>
        <w:pStyle w:val="ListParagraph"/>
        <w:numPr>
          <w:ilvl w:val="0"/>
          <w:numId w:val="35"/>
        </w:numPr>
        <w:rPr>
          <w:lang w:val="en-CA"/>
        </w:rPr>
      </w:pPr>
      <w:r>
        <w:rPr>
          <w:lang w:val="en-CA"/>
        </w:rPr>
        <w:t xml:space="preserve">Reverse backwards and </w:t>
      </w:r>
      <w:r w:rsidR="00A54B65">
        <w:rPr>
          <w:lang w:val="en-CA"/>
        </w:rPr>
        <w:t xml:space="preserve">to the right to avoid hitting the </w:t>
      </w:r>
      <w:r w:rsidR="008C5E09">
        <w:rPr>
          <w:lang w:val="en-CA"/>
        </w:rPr>
        <w:t>LEGO</w:t>
      </w:r>
      <w:r w:rsidR="00A54B65">
        <w:rPr>
          <w:lang w:val="en-CA"/>
        </w:rPr>
        <w:t xml:space="preserve"> figure on exit</w:t>
      </w:r>
    </w:p>
    <w:p w14:paraId="48F95320" w14:textId="2E87775C" w:rsidR="00A54B65" w:rsidRPr="00884385" w:rsidRDefault="0048237F" w:rsidP="00884385">
      <w:pPr>
        <w:pStyle w:val="ListParagraph"/>
        <w:numPr>
          <w:ilvl w:val="0"/>
          <w:numId w:val="35"/>
        </w:numPr>
        <w:rPr>
          <w:lang w:val="en-CA"/>
        </w:rPr>
      </w:pPr>
      <w:r>
        <w:rPr>
          <w:lang w:val="en-CA"/>
        </w:rPr>
        <w:t>Turn left until the red line is detected again</w:t>
      </w:r>
    </w:p>
    <w:p w14:paraId="3B44AC7D" w14:textId="6E9924EB" w:rsidR="0048237F" w:rsidRDefault="0048237F" w:rsidP="00884385">
      <w:pPr>
        <w:pStyle w:val="ListParagraph"/>
        <w:numPr>
          <w:ilvl w:val="0"/>
          <w:numId w:val="35"/>
        </w:numPr>
        <w:rPr>
          <w:lang w:val="en-CA"/>
        </w:rPr>
      </w:pPr>
      <w:r>
        <w:rPr>
          <w:lang w:val="en-CA"/>
        </w:rPr>
        <w:t>Resume line following</w:t>
      </w:r>
    </w:p>
    <w:p w14:paraId="6600F3CE" w14:textId="43742F81" w:rsidR="0048237F" w:rsidRPr="0048237F" w:rsidRDefault="005A55D4" w:rsidP="0048237F">
      <w:pPr>
        <w:rPr>
          <w:lang w:val="en-CA"/>
        </w:rPr>
      </w:pPr>
      <w:r>
        <w:rPr>
          <w:lang w:val="en-CA"/>
        </w:rPr>
        <w:t xml:space="preserve">The prescribed forward and reverse motions were set to drop off the </w:t>
      </w:r>
      <w:r w:rsidR="008C5E09">
        <w:rPr>
          <w:lang w:val="en-CA"/>
        </w:rPr>
        <w:t>LEGO</w:t>
      </w:r>
      <w:r>
        <w:rPr>
          <w:lang w:val="en-CA"/>
        </w:rPr>
        <w:t xml:space="preserve"> figure in the right half of the first </w:t>
      </w:r>
      <w:r w:rsidR="00926D2B">
        <w:rPr>
          <w:lang w:val="en-CA"/>
        </w:rPr>
        <w:t>drop-off</w:t>
      </w:r>
      <w:r>
        <w:rPr>
          <w:lang w:val="en-CA"/>
        </w:rPr>
        <w:t xml:space="preserve"> zone and </w:t>
      </w:r>
      <w:r w:rsidR="009E5C82">
        <w:rPr>
          <w:lang w:val="en-CA"/>
        </w:rPr>
        <w:t>continue</w:t>
      </w:r>
      <w:r>
        <w:rPr>
          <w:lang w:val="en-CA"/>
        </w:rPr>
        <w:t xml:space="preserve"> </w:t>
      </w:r>
      <w:r w:rsidR="008B4E5B">
        <w:rPr>
          <w:lang w:val="en-CA"/>
        </w:rPr>
        <w:t xml:space="preserve">on </w:t>
      </w:r>
      <w:r>
        <w:rPr>
          <w:lang w:val="en-CA"/>
        </w:rPr>
        <w:t xml:space="preserve">the line without hitting it. There were no safeguards to avoid </w:t>
      </w:r>
      <w:r w:rsidR="001078B6">
        <w:rPr>
          <w:lang w:val="en-CA"/>
        </w:rPr>
        <w:t xml:space="preserve">running the same </w:t>
      </w:r>
      <w:r w:rsidR="00926D2B">
        <w:rPr>
          <w:lang w:val="en-CA"/>
        </w:rPr>
        <w:t>drop-off</w:t>
      </w:r>
      <w:r w:rsidR="001078B6">
        <w:rPr>
          <w:lang w:val="en-CA"/>
        </w:rPr>
        <w:t xml:space="preserve"> sequence at the second </w:t>
      </w:r>
      <w:r w:rsidR="00926D2B">
        <w:rPr>
          <w:lang w:val="en-CA"/>
        </w:rPr>
        <w:t>drop-off</w:t>
      </w:r>
      <w:r w:rsidR="001078B6">
        <w:rPr>
          <w:lang w:val="en-CA"/>
        </w:rPr>
        <w:t xml:space="preserve"> zone </w:t>
      </w:r>
      <w:r w:rsidR="00746BFA">
        <w:rPr>
          <w:lang w:val="en-CA"/>
        </w:rPr>
        <w:t xml:space="preserve">had the first one been missed. </w:t>
      </w:r>
    </w:p>
    <w:p w14:paraId="555F603B" w14:textId="173C19E3" w:rsidR="00B95B66" w:rsidRPr="00B9131B" w:rsidRDefault="00B95B66" w:rsidP="36C63206">
      <w:pPr>
        <w:pStyle w:val="Heading4"/>
        <w:numPr>
          <w:ilvl w:val="0"/>
          <w:numId w:val="27"/>
        </w:numPr>
        <w:rPr>
          <w:rFonts w:asciiTheme="minorHAnsi" w:hAnsiTheme="minorHAnsi"/>
          <w:lang w:val="en-CA"/>
        </w:rPr>
      </w:pPr>
      <w:r w:rsidRPr="00B9131B">
        <w:rPr>
          <w:rFonts w:asciiTheme="minorHAnsi" w:hAnsiTheme="minorHAnsi"/>
          <w:lang w:val="en-CA"/>
        </w:rPr>
        <w:t>Motor Communication</w:t>
      </w:r>
    </w:p>
    <w:p w14:paraId="3AF31421" w14:textId="0A438F41" w:rsidR="7F6B1353" w:rsidRPr="00B9131B" w:rsidRDefault="7F6B1353" w:rsidP="36C63206">
      <w:pPr>
        <w:spacing w:before="240" w:after="240"/>
      </w:pPr>
      <w:r w:rsidRPr="00B9131B">
        <w:rPr>
          <w:rFonts w:eastAsia="Calibri" w:cs="Calibri"/>
          <w:color w:val="000000" w:themeColor="text1"/>
          <w:lang w:val="en-CA"/>
        </w:rPr>
        <w:t xml:space="preserve">The motor control system was implemented using an Arduino </w:t>
      </w:r>
      <w:r w:rsidR="026983DA" w:rsidRPr="00B9131B">
        <w:rPr>
          <w:rFonts w:eastAsia="Calibri" w:cs="Calibri"/>
          <w:color w:val="000000" w:themeColor="text1"/>
          <w:lang w:val="en-CA"/>
        </w:rPr>
        <w:t xml:space="preserve">along </w:t>
      </w:r>
      <w:r w:rsidRPr="00B9131B">
        <w:rPr>
          <w:rFonts w:eastAsia="Calibri" w:cs="Calibri"/>
          <w:color w:val="000000" w:themeColor="text1"/>
          <w:lang w:val="en-CA"/>
        </w:rPr>
        <w:t xml:space="preserve">with an Adafruit Motor Shield. The Arduino was responsible for the two drive motors and two </w:t>
      </w:r>
      <w:r w:rsidR="6EA3674A" w:rsidRPr="00B9131B">
        <w:rPr>
          <w:rFonts w:eastAsia="Calibri" w:cs="Calibri"/>
          <w:color w:val="000000" w:themeColor="text1"/>
          <w:lang w:val="en-CA"/>
        </w:rPr>
        <w:t xml:space="preserve">gripper </w:t>
      </w:r>
      <w:r w:rsidRPr="00B9131B">
        <w:rPr>
          <w:rFonts w:eastAsia="Calibri" w:cs="Calibri"/>
          <w:color w:val="000000" w:themeColor="text1"/>
          <w:lang w:val="en-CA"/>
        </w:rPr>
        <w:t xml:space="preserve">servos. </w:t>
      </w:r>
      <w:r w:rsidR="56912D3F" w:rsidRPr="00B9131B">
        <w:rPr>
          <w:rFonts w:eastAsia="Calibri" w:cs="Calibri"/>
          <w:color w:val="000000" w:themeColor="text1"/>
          <w:lang w:val="en-CA"/>
        </w:rPr>
        <w:t xml:space="preserve">The team </w:t>
      </w:r>
      <w:r w:rsidRPr="00B9131B">
        <w:rPr>
          <w:rFonts w:eastAsia="Calibri" w:cs="Calibri"/>
          <w:color w:val="000000" w:themeColor="text1"/>
          <w:lang w:val="en-CA"/>
        </w:rPr>
        <w:t>chose to offload motor control to the Arduino so the Raspberry Pi could focus entirely on vision.</w:t>
      </w:r>
    </w:p>
    <w:p w14:paraId="377D4D08" w14:textId="776EE0D4" w:rsidR="7F6B1353" w:rsidRPr="00B9131B" w:rsidRDefault="7F6B1353" w:rsidP="36C63206">
      <w:pPr>
        <w:spacing w:before="240" w:after="240"/>
      </w:pPr>
      <w:r w:rsidRPr="00B9131B">
        <w:rPr>
          <w:rFonts w:eastAsia="Calibri" w:cs="Calibri"/>
          <w:color w:val="000000" w:themeColor="text1"/>
          <w:lang w:val="en-CA"/>
        </w:rPr>
        <w:t>The drive system uses two DC motors (connected to M3 and M4 on the motor shield) in a differential drive configuration. Each motor is controlled using a signed speed command. A small adjustment was included to account for motor orientation so that positive commands consistently correspond to forward motion. This setup made it easy for the Raspberry Pi to just send left/right speed values without needing to deal with low-level motor control.</w:t>
      </w:r>
    </w:p>
    <w:p w14:paraId="320FA48C" w14:textId="2DE66CEF" w:rsidR="7F6B1353" w:rsidRPr="00B9131B" w:rsidRDefault="7F6B1353"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The gripper mechanism is controlled using two servos: one for lifting the </w:t>
      </w:r>
      <w:r w:rsidR="008C5E09">
        <w:rPr>
          <w:rFonts w:eastAsia="Calibri" w:cs="Calibri"/>
          <w:color w:val="000000" w:themeColor="text1"/>
          <w:lang w:val="en-CA"/>
        </w:rPr>
        <w:t>LEGO</w:t>
      </w:r>
      <w:r w:rsidRPr="00B9131B">
        <w:rPr>
          <w:rFonts w:eastAsia="Calibri" w:cs="Calibri"/>
          <w:color w:val="000000" w:themeColor="text1"/>
          <w:lang w:val="en-CA"/>
        </w:rPr>
        <w:t xml:space="preserve"> figure and one for opening/closing the gripper. Instead of continuous control, we defined a few fixed positions (for example up, down, open, closed) and moved between them using simple sequences. Pickup and drop-off actions were triggered using specific commands and executed as timed sequences of servo movements. Delays were used here for simplicity, which worked fine for this </w:t>
      </w:r>
      <w:r w:rsidR="2F298EB7" w:rsidRPr="00B9131B">
        <w:rPr>
          <w:rFonts w:eastAsia="Calibri" w:cs="Calibri"/>
          <w:color w:val="000000" w:themeColor="text1"/>
          <w:lang w:val="en-CA"/>
        </w:rPr>
        <w:t>scenario</w:t>
      </w:r>
      <w:r w:rsidRPr="00B9131B">
        <w:rPr>
          <w:rFonts w:eastAsia="Calibri" w:cs="Calibri"/>
          <w:color w:val="000000" w:themeColor="text1"/>
          <w:lang w:val="en-CA"/>
        </w:rPr>
        <w:t>, but it block</w:t>
      </w:r>
      <w:r w:rsidR="68C560DA" w:rsidRPr="00B9131B">
        <w:rPr>
          <w:rFonts w:eastAsia="Calibri" w:cs="Calibri"/>
          <w:color w:val="000000" w:themeColor="text1"/>
          <w:lang w:val="en-CA"/>
        </w:rPr>
        <w:t>s</w:t>
      </w:r>
      <w:r w:rsidRPr="00B9131B">
        <w:rPr>
          <w:rFonts w:eastAsia="Calibri" w:cs="Calibri"/>
          <w:color w:val="000000" w:themeColor="text1"/>
          <w:lang w:val="en-CA"/>
        </w:rPr>
        <w:t xml:space="preserve"> execution during motion and would not scale for complex behaviors.</w:t>
      </w:r>
    </w:p>
    <w:p w14:paraId="063FA9FB" w14:textId="11B1CD0A" w:rsidR="7F6B1353" w:rsidRPr="00B9131B" w:rsidRDefault="7F6B1353"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Communication between the Raspberry Pi and Arduino was done over USB serial. This was chosen over I²C mainly because it was much simpler to implement and debug. I²C would require handling addressing, synchronization, and potential bus issues, whereas serial allowed us to send straightforward text commands and easily monitor them during testing. Commands were sent as newline-terminated strings, either in the form “left, right” for driving or special characters to trigger predefined gripper actions. This kept the interface </w:t>
      </w:r>
      <w:r w:rsidR="17105A4F" w:rsidRPr="00B9131B">
        <w:rPr>
          <w:rFonts w:eastAsia="Calibri" w:cs="Calibri"/>
          <w:color w:val="000000" w:themeColor="text1"/>
          <w:lang w:val="en-CA"/>
        </w:rPr>
        <w:t xml:space="preserve">simple </w:t>
      </w:r>
      <w:r w:rsidRPr="00B9131B">
        <w:rPr>
          <w:rFonts w:eastAsia="Calibri" w:cs="Calibri"/>
          <w:color w:val="000000" w:themeColor="text1"/>
          <w:lang w:val="en-CA"/>
        </w:rPr>
        <w:t xml:space="preserve">while still being flexible enough for </w:t>
      </w:r>
      <w:r w:rsidR="03E87125" w:rsidRPr="00B9131B">
        <w:rPr>
          <w:rFonts w:eastAsia="Calibri" w:cs="Calibri"/>
          <w:color w:val="000000" w:themeColor="text1"/>
          <w:lang w:val="en-CA"/>
        </w:rPr>
        <w:t>the team's</w:t>
      </w:r>
      <w:r w:rsidRPr="00B9131B">
        <w:rPr>
          <w:rFonts w:eastAsia="Calibri" w:cs="Calibri"/>
          <w:color w:val="000000" w:themeColor="text1"/>
          <w:lang w:val="en-CA"/>
        </w:rPr>
        <w:t xml:space="preserve"> use case</w:t>
      </w:r>
      <w:r w:rsidR="00AF659B">
        <w:rPr>
          <w:rFonts w:eastAsia="Calibri" w:cs="Calibri"/>
          <w:color w:val="000000" w:themeColor="text1"/>
          <w:lang w:val="en-CA"/>
        </w:rPr>
        <w:t xml:space="preserve"> and is pictured in </w:t>
      </w:r>
      <w:r w:rsidR="00AF659B">
        <w:rPr>
          <w:rFonts w:eastAsia="Calibri" w:cs="Calibri"/>
          <w:color w:val="000000" w:themeColor="text1"/>
          <w:lang w:val="en-CA"/>
        </w:rPr>
        <w:fldChar w:fldCharType="begin"/>
      </w:r>
      <w:r w:rsidR="00AF659B">
        <w:rPr>
          <w:rFonts w:eastAsia="Calibri" w:cs="Calibri"/>
          <w:color w:val="000000" w:themeColor="text1"/>
          <w:lang w:val="en-CA"/>
        </w:rPr>
        <w:instrText xml:space="preserve"> REF _Ref226399922 \h </w:instrText>
      </w:r>
      <w:r w:rsidR="00AF659B">
        <w:rPr>
          <w:rFonts w:eastAsia="Calibri" w:cs="Calibri"/>
          <w:color w:val="000000" w:themeColor="text1"/>
          <w:lang w:val="en-CA"/>
        </w:rPr>
      </w:r>
      <w:r w:rsidR="00AF659B">
        <w:rPr>
          <w:rFonts w:eastAsia="Calibri" w:cs="Calibri"/>
          <w:color w:val="000000" w:themeColor="text1"/>
          <w:lang w:val="en-CA"/>
        </w:rPr>
        <w:fldChar w:fldCharType="separate"/>
      </w:r>
      <w:r w:rsidR="009A7C14">
        <w:t xml:space="preserve">Figure </w:t>
      </w:r>
      <w:r w:rsidR="009A7C14">
        <w:rPr>
          <w:noProof/>
        </w:rPr>
        <w:t>2</w:t>
      </w:r>
      <w:r w:rsidR="009A7C14">
        <w:t>: Software system architecture</w:t>
      </w:r>
      <w:r w:rsidR="00AF659B">
        <w:rPr>
          <w:rFonts w:eastAsia="Calibri" w:cs="Calibri"/>
          <w:color w:val="000000" w:themeColor="text1"/>
          <w:lang w:val="en-CA"/>
        </w:rPr>
        <w:fldChar w:fldCharType="end"/>
      </w:r>
      <w:r w:rsidRPr="00B9131B">
        <w:rPr>
          <w:rFonts w:eastAsia="Calibri" w:cs="Calibri"/>
          <w:color w:val="000000" w:themeColor="text1"/>
          <w:lang w:val="en-CA"/>
        </w:rPr>
        <w:t>.</w:t>
      </w:r>
    </w:p>
    <w:p w14:paraId="48D99F13" w14:textId="4D240692" w:rsidR="00C44B03" w:rsidRDefault="7F6B1353" w:rsidP="00C44B03">
      <w:pPr>
        <w:keepNext/>
        <w:jc w:val="center"/>
      </w:pPr>
      <w:r w:rsidRPr="00B9131B">
        <w:rPr>
          <w:noProof/>
        </w:rPr>
        <w:drawing>
          <wp:inline distT="0" distB="0" distL="0" distR="0" wp14:anchorId="3CEE2744" wp14:editId="1491E4FD">
            <wp:extent cx="5217643" cy="2282719"/>
            <wp:effectExtent l="0" t="0" r="0" b="0"/>
            <wp:docPr id="1893446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46903" name="Picture 1893446903"/>
                    <pic:cNvPicPr/>
                  </pic:nvPicPr>
                  <pic:blipFill>
                    <a:blip r:embed="rId16">
                      <a:extLst>
                        <a:ext uri="{28A0092B-C50C-407E-A947-70E740481C1C}">
                          <a14:useLocalDpi xmlns:a14="http://schemas.microsoft.com/office/drawing/2010/main"/>
                        </a:ext>
                      </a:extLst>
                    </a:blip>
                    <a:stretch>
                      <a:fillRect/>
                    </a:stretch>
                  </pic:blipFill>
                  <pic:spPr>
                    <a:xfrm>
                      <a:off x="0" y="0"/>
                      <a:ext cx="5217643" cy="2282719"/>
                    </a:xfrm>
                    <a:prstGeom prst="rect">
                      <a:avLst/>
                    </a:prstGeom>
                  </pic:spPr>
                </pic:pic>
              </a:graphicData>
            </a:graphic>
          </wp:inline>
        </w:drawing>
      </w:r>
    </w:p>
    <w:p w14:paraId="58F204DC" w14:textId="1EA3791B" w:rsidR="36C63206" w:rsidRPr="000C7524" w:rsidRDefault="00C44B03" w:rsidP="000C7524">
      <w:pPr>
        <w:pStyle w:val="Caption"/>
        <w:jc w:val="center"/>
      </w:pPr>
      <w:bookmarkStart w:id="15" w:name="_Ref226399922"/>
      <w:bookmarkStart w:id="16" w:name="_Toc226408231"/>
      <w:r>
        <w:t xml:space="preserve">Figure </w:t>
      </w:r>
      <w:r>
        <w:fldChar w:fldCharType="begin"/>
      </w:r>
      <w:r>
        <w:instrText xml:space="preserve"> SEQ Figure \* ARABIC </w:instrText>
      </w:r>
      <w:r>
        <w:fldChar w:fldCharType="separate"/>
      </w:r>
      <w:r w:rsidR="009A7C14">
        <w:rPr>
          <w:noProof/>
        </w:rPr>
        <w:t>2</w:t>
      </w:r>
      <w:r>
        <w:fldChar w:fldCharType="end"/>
      </w:r>
      <w:r>
        <w:t>: Software system architecture</w:t>
      </w:r>
      <w:bookmarkEnd w:id="15"/>
      <w:bookmarkEnd w:id="16"/>
    </w:p>
    <w:p w14:paraId="3C9F4768" w14:textId="3788F82A" w:rsidR="008B22F1" w:rsidRPr="00B9131B" w:rsidRDefault="008B22F1" w:rsidP="008B22F1">
      <w:pPr>
        <w:pStyle w:val="Heading3"/>
        <w:numPr>
          <w:ilvl w:val="2"/>
          <w:numId w:val="21"/>
        </w:numPr>
        <w:rPr>
          <w:lang w:val="en-CA"/>
        </w:rPr>
      </w:pPr>
      <w:r w:rsidRPr="00B9131B">
        <w:rPr>
          <w:lang w:val="en-CA"/>
        </w:rPr>
        <w:t xml:space="preserve"> </w:t>
      </w:r>
      <w:bookmarkStart w:id="17" w:name="_Toc226408589"/>
      <w:r w:rsidRPr="00B9131B">
        <w:rPr>
          <w:lang w:val="en-CA"/>
        </w:rPr>
        <w:t>Mechanical</w:t>
      </w:r>
      <w:bookmarkEnd w:id="17"/>
    </w:p>
    <w:p w14:paraId="1EF3AB6A" w14:textId="26457268" w:rsidR="0081357E" w:rsidRPr="00B9131B" w:rsidRDefault="0081357E" w:rsidP="0081357E">
      <w:pPr>
        <w:pStyle w:val="Heading4"/>
        <w:numPr>
          <w:ilvl w:val="0"/>
          <w:numId w:val="27"/>
        </w:numPr>
        <w:rPr>
          <w:rFonts w:asciiTheme="minorHAnsi" w:hAnsiTheme="minorHAnsi"/>
          <w:lang w:val="en-CA"/>
        </w:rPr>
      </w:pPr>
      <w:bookmarkStart w:id="18" w:name="_Ref226326107"/>
      <w:r w:rsidRPr="00B9131B">
        <w:rPr>
          <w:rFonts w:asciiTheme="minorHAnsi" w:hAnsiTheme="minorHAnsi"/>
          <w:lang w:val="en-CA"/>
        </w:rPr>
        <w:t>Gripper Design</w:t>
      </w:r>
      <w:bookmarkEnd w:id="18"/>
    </w:p>
    <w:p w14:paraId="6019779D" w14:textId="78F4D0BD" w:rsidR="00CB4235" w:rsidRDefault="44A07E20" w:rsidP="02932933">
      <w:pPr>
        <w:spacing w:before="160"/>
        <w:rPr>
          <w:lang w:val="en-CA"/>
        </w:rPr>
      </w:pPr>
      <w:r w:rsidRPr="02932933">
        <w:rPr>
          <w:lang w:val="en-CA"/>
        </w:rPr>
        <w:t xml:space="preserve">The </w:t>
      </w:r>
      <w:r w:rsidR="6853D891" w:rsidRPr="02932933">
        <w:rPr>
          <w:lang w:val="en-CA"/>
        </w:rPr>
        <w:t>initial</w:t>
      </w:r>
      <w:r w:rsidR="723BB634" w:rsidRPr="02932933">
        <w:rPr>
          <w:lang w:val="en-CA"/>
        </w:rPr>
        <w:t xml:space="preserve"> </w:t>
      </w:r>
      <w:r w:rsidRPr="02932933">
        <w:rPr>
          <w:lang w:val="en-CA"/>
        </w:rPr>
        <w:t xml:space="preserve">design of the gripper consisted of </w:t>
      </w:r>
      <w:r w:rsidR="245DFD05" w:rsidRPr="02932933">
        <w:rPr>
          <w:lang w:val="en-CA"/>
        </w:rPr>
        <w:t>a fixed arm and a mo</w:t>
      </w:r>
      <w:r w:rsidR="608FBF8A" w:rsidRPr="02932933">
        <w:rPr>
          <w:lang w:val="en-CA"/>
        </w:rPr>
        <w:t>bile</w:t>
      </w:r>
      <w:r w:rsidR="105427E0" w:rsidRPr="02932933">
        <w:rPr>
          <w:lang w:val="en-CA"/>
        </w:rPr>
        <w:t xml:space="preserve"> </w:t>
      </w:r>
      <w:r w:rsidR="245DFD05" w:rsidRPr="02932933">
        <w:rPr>
          <w:lang w:val="en-CA"/>
        </w:rPr>
        <w:t xml:space="preserve">arm that would </w:t>
      </w:r>
      <w:r w:rsidR="473CB1A9" w:rsidRPr="02932933">
        <w:rPr>
          <w:lang w:val="en-CA"/>
        </w:rPr>
        <w:t xml:space="preserve">travel in and out on a leadscrew. The </w:t>
      </w:r>
      <w:r w:rsidR="008C5E09">
        <w:rPr>
          <w:lang w:val="en-CA"/>
        </w:rPr>
        <w:t>LEGO</w:t>
      </w:r>
      <w:r w:rsidR="473CB1A9" w:rsidRPr="02932933">
        <w:rPr>
          <w:lang w:val="en-CA"/>
        </w:rPr>
        <w:t xml:space="preserve"> minifigure would be clamped into the fixed arm by the mo</w:t>
      </w:r>
      <w:r w:rsidR="2456054B" w:rsidRPr="02932933">
        <w:rPr>
          <w:lang w:val="en-CA"/>
        </w:rPr>
        <w:t>bile</w:t>
      </w:r>
      <w:r w:rsidR="473CB1A9" w:rsidRPr="02932933">
        <w:rPr>
          <w:lang w:val="en-CA"/>
        </w:rPr>
        <w:t xml:space="preserve"> arm</w:t>
      </w:r>
      <w:r w:rsidR="4A5AE53D" w:rsidRPr="02932933">
        <w:rPr>
          <w:lang w:val="en-CA"/>
        </w:rPr>
        <w:t xml:space="preserve"> </w:t>
      </w:r>
      <w:r w:rsidR="658F13A0" w:rsidRPr="02932933">
        <w:rPr>
          <w:lang w:val="en-CA"/>
        </w:rPr>
        <w:t xml:space="preserve">moving laterally. The leadscrew would also rotate </w:t>
      </w:r>
      <w:r w:rsidR="005977C4" w:rsidRPr="02932933">
        <w:rPr>
          <w:lang w:val="en-CA"/>
        </w:rPr>
        <w:t>to</w:t>
      </w:r>
      <w:r w:rsidR="097D3166" w:rsidRPr="02932933">
        <w:rPr>
          <w:lang w:val="en-CA"/>
        </w:rPr>
        <w:t xml:space="preserve"> wind a rope around the </w:t>
      </w:r>
      <w:r w:rsidR="00CB4235">
        <w:rPr>
          <w:lang w:val="en-CA"/>
        </w:rPr>
        <w:t>lead</w:t>
      </w:r>
      <w:r w:rsidR="097D3166" w:rsidRPr="02932933">
        <w:rPr>
          <w:lang w:val="en-CA"/>
        </w:rPr>
        <w:t>screw</w:t>
      </w:r>
      <w:r w:rsidR="00CB4235">
        <w:rPr>
          <w:lang w:val="en-CA"/>
        </w:rPr>
        <w:t>, slowly reducing the length of the rope</w:t>
      </w:r>
      <w:r w:rsidR="097D3166" w:rsidRPr="02932933">
        <w:rPr>
          <w:lang w:val="en-CA"/>
        </w:rPr>
        <w:t xml:space="preserve">. This rope would be attached to the end of the arm, allowing for the gripper to be pulled upwards in a drawbridge motion once it has gripped onto the </w:t>
      </w:r>
      <w:r w:rsidR="008C5E09">
        <w:rPr>
          <w:lang w:val="en-CA"/>
        </w:rPr>
        <w:t>LEGO</w:t>
      </w:r>
      <w:r w:rsidR="097D3166" w:rsidRPr="02932933">
        <w:rPr>
          <w:lang w:val="en-CA"/>
        </w:rPr>
        <w:t xml:space="preserve"> minifigure. </w:t>
      </w:r>
      <w:r w:rsidR="00FA7133">
        <w:rPr>
          <w:lang w:val="en-CA"/>
        </w:rPr>
        <w:t xml:space="preserve">The arms would be covered with a thin layer of memory foam </w:t>
      </w:r>
      <w:r w:rsidR="005977C4">
        <w:rPr>
          <w:lang w:val="en-CA"/>
        </w:rPr>
        <w:t>to</w:t>
      </w:r>
      <w:r w:rsidR="00FA7133">
        <w:rPr>
          <w:lang w:val="en-CA"/>
        </w:rPr>
        <w:t xml:space="preserve"> achieve better grip of the </w:t>
      </w:r>
      <w:r w:rsidR="008C5E09">
        <w:rPr>
          <w:lang w:val="en-CA"/>
        </w:rPr>
        <w:t>LEGO</w:t>
      </w:r>
      <w:r w:rsidR="00FA7133">
        <w:rPr>
          <w:lang w:val="en-CA"/>
        </w:rPr>
        <w:t xml:space="preserve"> minifigure and provide gentle cushioning from the motor stalling when it compresses the payload. </w:t>
      </w:r>
      <w:r w:rsidR="00390E0F">
        <w:rPr>
          <w:lang w:val="en-CA"/>
        </w:rPr>
        <w:t>A sketch of th</w:t>
      </w:r>
      <w:r w:rsidR="00461DAE">
        <w:rPr>
          <w:lang w:val="en-CA"/>
        </w:rPr>
        <w:t xml:space="preserve">e drawbridge mechanism of this </w:t>
      </w:r>
      <w:r w:rsidR="00390E0F">
        <w:rPr>
          <w:lang w:val="en-CA"/>
        </w:rPr>
        <w:t xml:space="preserve">gripper can be seen in </w:t>
      </w:r>
      <w:r w:rsidR="00461DAE">
        <w:rPr>
          <w:lang w:val="en-CA"/>
        </w:rPr>
        <w:fldChar w:fldCharType="begin"/>
      </w:r>
      <w:r w:rsidR="00461DAE">
        <w:rPr>
          <w:lang w:val="en-CA"/>
        </w:rPr>
        <w:instrText xml:space="preserve"> REF _Ref226324590 \h </w:instrText>
      </w:r>
      <w:r w:rsidR="00461DAE">
        <w:rPr>
          <w:lang w:val="en-CA"/>
        </w:rPr>
      </w:r>
      <w:r w:rsidR="00461DAE">
        <w:rPr>
          <w:lang w:val="en-CA"/>
        </w:rPr>
        <w:fldChar w:fldCharType="separate"/>
      </w:r>
      <w:r w:rsidR="009A7C14">
        <w:t xml:space="preserve">Figure </w:t>
      </w:r>
      <w:r w:rsidR="009A7C14">
        <w:rPr>
          <w:noProof/>
        </w:rPr>
        <w:t>3</w:t>
      </w:r>
      <w:r w:rsidR="00461DAE">
        <w:rPr>
          <w:lang w:val="en-CA"/>
        </w:rPr>
        <w:fldChar w:fldCharType="end"/>
      </w:r>
      <w:r w:rsidR="00461DAE">
        <w:rPr>
          <w:lang w:val="en-CA"/>
        </w:rPr>
        <w:t xml:space="preserve">. </w:t>
      </w:r>
    </w:p>
    <w:p w14:paraId="24415C0D" w14:textId="77777777" w:rsidR="00461DAE" w:rsidRDefault="00AD23D0" w:rsidP="00461DAE">
      <w:pPr>
        <w:keepNext/>
        <w:spacing w:before="160"/>
        <w:jc w:val="center"/>
      </w:pPr>
      <w:r w:rsidRPr="00AD23D0">
        <w:rPr>
          <w:noProof/>
          <w:lang w:val="en-CA"/>
        </w:rPr>
        <w:drawing>
          <wp:inline distT="0" distB="0" distL="0" distR="0" wp14:anchorId="3E1A3079" wp14:editId="6EC59DC2">
            <wp:extent cx="3285641" cy="1340935"/>
            <wp:effectExtent l="0" t="0" r="0" b="0"/>
            <wp:docPr id="92973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38968" name=""/>
                    <pic:cNvPicPr/>
                  </pic:nvPicPr>
                  <pic:blipFill>
                    <a:blip r:embed="rId17"/>
                    <a:stretch>
                      <a:fillRect/>
                    </a:stretch>
                  </pic:blipFill>
                  <pic:spPr>
                    <a:xfrm>
                      <a:off x="0" y="0"/>
                      <a:ext cx="3310855" cy="1351225"/>
                    </a:xfrm>
                    <a:prstGeom prst="rect">
                      <a:avLst/>
                    </a:prstGeom>
                  </pic:spPr>
                </pic:pic>
              </a:graphicData>
            </a:graphic>
          </wp:inline>
        </w:drawing>
      </w:r>
    </w:p>
    <w:p w14:paraId="79C11F30" w14:textId="7E3F9BA3" w:rsidR="00AD23D0" w:rsidRDefault="00461DAE" w:rsidP="00461DAE">
      <w:pPr>
        <w:pStyle w:val="Caption"/>
        <w:jc w:val="center"/>
        <w:rPr>
          <w:lang w:val="en-CA"/>
        </w:rPr>
      </w:pPr>
      <w:bookmarkStart w:id="19" w:name="_Ref226324590"/>
      <w:bookmarkStart w:id="20" w:name="_Toc226408232"/>
      <w:r>
        <w:t xml:space="preserve">Figure </w:t>
      </w:r>
      <w:r>
        <w:fldChar w:fldCharType="begin"/>
      </w:r>
      <w:r>
        <w:instrText xml:space="preserve"> SEQ Figure \* ARABIC </w:instrText>
      </w:r>
      <w:r>
        <w:fldChar w:fldCharType="separate"/>
      </w:r>
      <w:r w:rsidR="009A7C14">
        <w:rPr>
          <w:noProof/>
        </w:rPr>
        <w:t>3</w:t>
      </w:r>
      <w:r>
        <w:rPr>
          <w:noProof/>
        </w:rPr>
        <w:fldChar w:fldCharType="end"/>
      </w:r>
      <w:bookmarkEnd w:id="19"/>
      <w:r>
        <w:t>: Sketch of drawbridge mechanism of initial leadscrew-based gripper subsystem design.</w:t>
      </w:r>
      <w:bookmarkEnd w:id="20"/>
    </w:p>
    <w:p w14:paraId="666B7992" w14:textId="7F2F4CD3" w:rsidR="00CB4235" w:rsidRDefault="00CB4235" w:rsidP="00CB4235">
      <w:pPr>
        <w:spacing w:before="160"/>
        <w:rPr>
          <w:lang w:val="en-CA"/>
        </w:rPr>
      </w:pPr>
      <w:r w:rsidRPr="02932933">
        <w:rPr>
          <w:lang w:val="en-CA"/>
        </w:rPr>
        <w:t>The in</w:t>
      </w:r>
      <w:r>
        <w:rPr>
          <w:lang w:val="en-CA"/>
        </w:rPr>
        <w:t>it</w:t>
      </w:r>
      <w:r w:rsidRPr="02932933">
        <w:rPr>
          <w:lang w:val="en-CA"/>
        </w:rPr>
        <w:t xml:space="preserve">ial selected design </w:t>
      </w:r>
      <w:r>
        <w:rPr>
          <w:lang w:val="en-CA"/>
        </w:rPr>
        <w:t>was chosen for its minimal motor use</w:t>
      </w:r>
      <w:r w:rsidR="006D739A">
        <w:rPr>
          <w:lang w:val="en-CA"/>
        </w:rPr>
        <w:t xml:space="preserve">. It was a design that used only 1 motor for both the lateral and lifting motions needed. The reduction in </w:t>
      </w:r>
      <w:r w:rsidR="00212203">
        <w:rPr>
          <w:lang w:val="en-CA"/>
        </w:rPr>
        <w:t>motor count and the minimal number of pieces for the sub-assembly made it a more light-weight design compared to other brainstormed</w:t>
      </w:r>
      <w:r>
        <w:rPr>
          <w:lang w:val="en-CA"/>
        </w:rPr>
        <w:t xml:space="preserve"> gripper designs. </w:t>
      </w:r>
    </w:p>
    <w:p w14:paraId="151E54FF" w14:textId="380E9C84" w:rsidR="00212203" w:rsidRDefault="00212203" w:rsidP="00CB4235">
      <w:pPr>
        <w:spacing w:before="160"/>
        <w:rPr>
          <w:lang w:val="en-CA"/>
        </w:rPr>
      </w:pPr>
      <w:r>
        <w:rPr>
          <w:lang w:val="en-CA"/>
        </w:rPr>
        <w:t>However, during the development of the 3D CAD model of the gripper subsystem and the procurement of the mechanical components, it was deemed an unreliable design because it was heavily depended on the assembly process and the length of rope</w:t>
      </w:r>
      <w:r w:rsidR="00A868EE">
        <w:rPr>
          <w:lang w:val="en-CA"/>
        </w:rPr>
        <w:t xml:space="preserve">. The assembly process would require very precise fastening and tuning, which was not possible given the time constraints before Milestone </w:t>
      </w:r>
      <w:r w:rsidR="007F28A2">
        <w:rPr>
          <w:lang w:val="en-CA"/>
        </w:rPr>
        <w:t xml:space="preserve">4. </w:t>
      </w:r>
    </w:p>
    <w:p w14:paraId="059C2422" w14:textId="405EDDEC" w:rsidR="007F28A2" w:rsidRDefault="007F28A2" w:rsidP="00A4425D">
      <w:pPr>
        <w:keepNext/>
        <w:spacing w:before="160"/>
        <w:rPr>
          <w:lang w:val="en-CA"/>
        </w:rPr>
      </w:pPr>
      <w:r>
        <w:rPr>
          <w:lang w:val="en-CA"/>
        </w:rPr>
        <w:t>The subsequent gripper design chosen was based on a secondary design from the initial brainstorm that used 2 servomotors for the lateral and lifting motion.</w:t>
      </w:r>
      <w:r w:rsidR="009B2C7F">
        <w:rPr>
          <w:lang w:val="en-CA"/>
        </w:rPr>
        <w:t xml:space="preserve"> </w:t>
      </w:r>
      <w:r w:rsidR="00D30020">
        <w:rPr>
          <w:lang w:val="en-CA"/>
        </w:rPr>
        <w:t xml:space="preserve">The 3D CAD model of the final gripper subassembly can be seen in </w:t>
      </w:r>
      <w:r w:rsidR="00A4425D">
        <w:rPr>
          <w:lang w:val="en-CA"/>
        </w:rPr>
        <w:fldChar w:fldCharType="begin"/>
      </w:r>
      <w:r w:rsidR="00A4425D">
        <w:rPr>
          <w:lang w:val="en-CA"/>
        </w:rPr>
        <w:instrText xml:space="preserve"> REF _Ref226407986 \h </w:instrText>
      </w:r>
      <w:r w:rsidR="00A4425D">
        <w:rPr>
          <w:lang w:val="en-CA"/>
        </w:rPr>
      </w:r>
      <w:r w:rsidR="00A4425D">
        <w:rPr>
          <w:lang w:val="en-CA"/>
        </w:rPr>
        <w:fldChar w:fldCharType="separate"/>
      </w:r>
      <w:r w:rsidR="009A7C14">
        <w:t xml:space="preserve">Figure </w:t>
      </w:r>
      <w:r w:rsidR="009A7C14">
        <w:rPr>
          <w:noProof/>
        </w:rPr>
        <w:t>11</w:t>
      </w:r>
      <w:r w:rsidR="00A4425D">
        <w:rPr>
          <w:lang w:val="en-CA"/>
        </w:rPr>
        <w:fldChar w:fldCharType="end"/>
      </w:r>
      <w:r w:rsidR="00A4425D">
        <w:rPr>
          <w:lang w:val="en-CA"/>
        </w:rPr>
        <w:t>.</w:t>
      </w:r>
      <w:r w:rsidR="00A101EB">
        <w:rPr>
          <w:lang w:val="en-CA"/>
        </w:rPr>
        <w:t xml:space="preserve"> </w:t>
      </w:r>
    </w:p>
    <w:p w14:paraId="6A980E5A" w14:textId="61F0B315" w:rsidR="00CB4235" w:rsidRPr="00B9131B" w:rsidRDefault="00821326" w:rsidP="02932933">
      <w:pPr>
        <w:spacing w:before="160"/>
        <w:rPr>
          <w:lang w:val="en-CA"/>
        </w:rPr>
      </w:pPr>
      <w:r>
        <w:rPr>
          <w:lang w:val="en-CA"/>
        </w:rPr>
        <w:t xml:space="preserve">The final gripper subassembly used 2 motors rather than just one, and </w:t>
      </w:r>
      <w:r w:rsidR="00B12EA0">
        <w:rPr>
          <w:lang w:val="en-CA"/>
        </w:rPr>
        <w:t xml:space="preserve">4 </w:t>
      </w:r>
      <w:r w:rsidR="002B59A2">
        <w:rPr>
          <w:lang w:val="en-CA"/>
        </w:rPr>
        <w:t xml:space="preserve">3D-printed parts </w:t>
      </w:r>
      <w:r w:rsidR="00C27C39">
        <w:rPr>
          <w:lang w:val="en-CA"/>
        </w:rPr>
        <w:t>that would</w:t>
      </w:r>
      <w:r w:rsidR="002B59A2">
        <w:rPr>
          <w:lang w:val="en-CA"/>
        </w:rPr>
        <w:t xml:space="preserve"> attach the subsystem to the chassis of the robot. However, the design increases the reliability and speed of the system, which was a worthwhile trade-off for the increase in weight.</w:t>
      </w:r>
    </w:p>
    <w:p w14:paraId="58BA379A" w14:textId="35CD79CF" w:rsidR="0081357E" w:rsidRPr="00B9131B" w:rsidRDefault="0081357E" w:rsidP="0081357E">
      <w:pPr>
        <w:pStyle w:val="Heading4"/>
        <w:numPr>
          <w:ilvl w:val="0"/>
          <w:numId w:val="27"/>
        </w:numPr>
        <w:rPr>
          <w:rFonts w:asciiTheme="minorHAnsi" w:hAnsiTheme="minorHAnsi"/>
          <w:lang w:val="en-CA"/>
        </w:rPr>
      </w:pPr>
      <w:r w:rsidRPr="00B9131B">
        <w:rPr>
          <w:rFonts w:asciiTheme="minorHAnsi" w:hAnsiTheme="minorHAnsi"/>
          <w:lang w:val="en-CA"/>
        </w:rPr>
        <w:t>Chassis Design</w:t>
      </w:r>
    </w:p>
    <w:p w14:paraId="31EA1606" w14:textId="3414DDAE" w:rsidR="0081357E" w:rsidRPr="00B9131B" w:rsidRDefault="00A90560" w:rsidP="02932933">
      <w:pPr>
        <w:spacing w:before="160"/>
        <w:rPr>
          <w:lang w:val="en-CA"/>
        </w:rPr>
      </w:pPr>
      <w:r w:rsidRPr="00B9131B">
        <w:rPr>
          <w:lang w:val="en-CA"/>
        </w:rPr>
        <w:t xml:space="preserve">The </w:t>
      </w:r>
      <w:r w:rsidR="00B53862" w:rsidRPr="00B9131B">
        <w:rPr>
          <w:lang w:val="en-CA"/>
        </w:rPr>
        <w:t xml:space="preserve">final chassis design used </w:t>
      </w:r>
      <w:r w:rsidR="00AB5AB2" w:rsidRPr="00B9131B">
        <w:rPr>
          <w:lang w:val="en-CA"/>
        </w:rPr>
        <w:t>consisted of several 3D printed plates, separated by standoffs,</w:t>
      </w:r>
      <w:r w:rsidR="002A54AC" w:rsidRPr="00B9131B">
        <w:rPr>
          <w:lang w:val="en-CA"/>
        </w:rPr>
        <w:t xml:space="preserve"> each with a rectangular grid of M3 cleara</w:t>
      </w:r>
      <w:r w:rsidR="005051D4" w:rsidRPr="00B9131B">
        <w:rPr>
          <w:lang w:val="en-CA"/>
        </w:rPr>
        <w:t>nce holes spaced 20 millimeters apart</w:t>
      </w:r>
      <w:r w:rsidR="00EA2855" w:rsidRPr="00B9131B">
        <w:rPr>
          <w:lang w:val="en-CA"/>
        </w:rPr>
        <w:t xml:space="preserve">. One such plate is shown in </w:t>
      </w:r>
      <w:r w:rsidR="009B2AD5" w:rsidRPr="00B9131B">
        <w:rPr>
          <w:lang w:val="en-CA"/>
        </w:rPr>
        <w:fldChar w:fldCharType="begin"/>
      </w:r>
      <w:r w:rsidR="009B2AD5" w:rsidRPr="00B9131B">
        <w:rPr>
          <w:lang w:val="en-CA"/>
        </w:rPr>
        <w:instrText xml:space="preserve"> REF _Ref226123063 \h </w:instrText>
      </w:r>
      <w:r w:rsidR="00B9131B">
        <w:rPr>
          <w:lang w:val="en-CA"/>
        </w:rPr>
        <w:instrText xml:space="preserve"> \* MERGEFORMAT </w:instrText>
      </w:r>
      <w:r w:rsidR="009B2AD5" w:rsidRPr="00B9131B">
        <w:rPr>
          <w:lang w:val="en-CA"/>
        </w:rPr>
      </w:r>
      <w:r w:rsidR="009B2AD5" w:rsidRPr="00B9131B">
        <w:rPr>
          <w:lang w:val="en-CA"/>
        </w:rPr>
        <w:fldChar w:fldCharType="separate"/>
      </w:r>
      <w:r w:rsidR="009A7C14" w:rsidRPr="00B9131B">
        <w:t xml:space="preserve">Figure </w:t>
      </w:r>
      <w:r w:rsidR="009A7C14">
        <w:rPr>
          <w:noProof/>
        </w:rPr>
        <w:t>4</w:t>
      </w:r>
      <w:r w:rsidR="009B2AD5" w:rsidRPr="00B9131B">
        <w:rPr>
          <w:lang w:val="en-CA"/>
        </w:rPr>
        <w:fldChar w:fldCharType="end"/>
      </w:r>
      <w:r w:rsidR="005051D4" w:rsidRPr="00B9131B">
        <w:rPr>
          <w:lang w:val="en-CA"/>
        </w:rPr>
        <w:t xml:space="preserve">. </w:t>
      </w:r>
      <w:r w:rsidR="003C3F6E" w:rsidRPr="00B9131B">
        <w:rPr>
          <w:lang w:val="en-CA"/>
        </w:rPr>
        <w:t>The grid</w:t>
      </w:r>
      <w:r w:rsidR="00337CC3" w:rsidRPr="00B9131B">
        <w:rPr>
          <w:lang w:val="en-CA"/>
        </w:rPr>
        <w:t xml:space="preserve">s </w:t>
      </w:r>
      <w:r w:rsidR="003C3F6E" w:rsidRPr="00B9131B">
        <w:rPr>
          <w:lang w:val="en-CA"/>
        </w:rPr>
        <w:t xml:space="preserve">of holes on the plates </w:t>
      </w:r>
      <w:r w:rsidR="00337CC3" w:rsidRPr="00B9131B">
        <w:rPr>
          <w:lang w:val="en-CA"/>
        </w:rPr>
        <w:t xml:space="preserve">were </w:t>
      </w:r>
      <w:r w:rsidR="003C3F6E" w:rsidRPr="00B9131B">
        <w:rPr>
          <w:lang w:val="en-CA"/>
        </w:rPr>
        <w:t xml:space="preserve">used to </w:t>
      </w:r>
      <w:r w:rsidR="008575ED" w:rsidRPr="00B9131B">
        <w:rPr>
          <w:lang w:val="en-CA"/>
        </w:rPr>
        <w:t xml:space="preserve">mount </w:t>
      </w:r>
      <w:r w:rsidR="0053455F" w:rsidRPr="00B9131B">
        <w:rPr>
          <w:lang w:val="en-CA"/>
        </w:rPr>
        <w:t xml:space="preserve">functional parts of the robot with 3D </w:t>
      </w:r>
      <w:r w:rsidR="00AB550D" w:rsidRPr="00B9131B">
        <w:rPr>
          <w:lang w:val="en-CA"/>
        </w:rPr>
        <w:t xml:space="preserve">printed </w:t>
      </w:r>
      <w:r w:rsidR="0053455F" w:rsidRPr="00B9131B">
        <w:rPr>
          <w:lang w:val="en-CA"/>
        </w:rPr>
        <w:t>adapters</w:t>
      </w:r>
      <w:r w:rsidR="00E776DC" w:rsidRPr="00B9131B">
        <w:rPr>
          <w:lang w:val="en-CA"/>
        </w:rPr>
        <w:t xml:space="preserve">, allowing easy relocation and replacement of the parts, as well as the ability to modify the </w:t>
      </w:r>
      <w:r w:rsidR="00AC20E2" w:rsidRPr="00B9131B">
        <w:rPr>
          <w:lang w:val="en-CA"/>
        </w:rPr>
        <w:t xml:space="preserve">mounting adapters without having to replace the entire chassis. </w:t>
      </w:r>
    </w:p>
    <w:p w14:paraId="3F40199E" w14:textId="273CA3C3" w:rsidR="5A9FF12E" w:rsidRDefault="6DC5B9B3" w:rsidP="49403B0B">
      <w:pPr>
        <w:spacing w:before="160"/>
        <w:rPr>
          <w:lang w:val="en-CA"/>
        </w:rPr>
      </w:pPr>
      <w:r w:rsidRPr="49E1B994">
        <w:rPr>
          <w:lang w:val="en-CA"/>
        </w:rPr>
        <w:t>The final chassis used three plates</w:t>
      </w:r>
      <w:r w:rsidRPr="4D2455EE">
        <w:rPr>
          <w:lang w:val="en-CA"/>
        </w:rPr>
        <w:t>:</w:t>
      </w:r>
    </w:p>
    <w:p w14:paraId="363A28ED" w14:textId="1425BD5A" w:rsidR="3448C5D8" w:rsidRDefault="3448C5D8" w:rsidP="280A5B1B">
      <w:pPr>
        <w:pStyle w:val="ListParagraph"/>
        <w:numPr>
          <w:ilvl w:val="0"/>
          <w:numId w:val="33"/>
        </w:numPr>
        <w:spacing w:before="160"/>
        <w:rPr>
          <w:lang w:val="en-CA"/>
        </w:rPr>
      </w:pPr>
      <w:r w:rsidRPr="280A5B1B">
        <w:rPr>
          <w:lang w:val="en-CA"/>
        </w:rPr>
        <w:t>The b</w:t>
      </w:r>
      <w:r w:rsidR="6DC5B9B3" w:rsidRPr="280A5B1B">
        <w:rPr>
          <w:lang w:val="en-CA"/>
        </w:rPr>
        <w:t>ase plate</w:t>
      </w:r>
      <w:r w:rsidR="52C5CBAF" w:rsidRPr="280A5B1B">
        <w:rPr>
          <w:lang w:val="en-CA"/>
        </w:rPr>
        <w:t>, used</w:t>
      </w:r>
      <w:r w:rsidR="6DC5B9B3" w:rsidRPr="280A5B1B">
        <w:rPr>
          <w:lang w:val="en-CA"/>
        </w:rPr>
        <w:t xml:space="preserve"> to mount the motors, battery, castor, </w:t>
      </w:r>
      <w:r w:rsidR="66ED36E7" w:rsidRPr="280A5B1B">
        <w:rPr>
          <w:lang w:val="en-CA"/>
        </w:rPr>
        <w:t>and gripper</w:t>
      </w:r>
      <w:r w:rsidR="70B216FC" w:rsidRPr="280A5B1B">
        <w:rPr>
          <w:lang w:val="en-CA"/>
        </w:rPr>
        <w:t>.</w:t>
      </w:r>
    </w:p>
    <w:p w14:paraId="0B5D2318" w14:textId="07FF80CF" w:rsidR="20961EEA" w:rsidRDefault="20961EEA" w:rsidP="280A5B1B">
      <w:pPr>
        <w:pStyle w:val="ListParagraph"/>
        <w:numPr>
          <w:ilvl w:val="0"/>
          <w:numId w:val="33"/>
        </w:numPr>
        <w:spacing w:before="160"/>
        <w:rPr>
          <w:lang w:val="en-CA"/>
        </w:rPr>
      </w:pPr>
      <w:r w:rsidRPr="280A5B1B">
        <w:rPr>
          <w:lang w:val="en-CA"/>
        </w:rPr>
        <w:t>The motor control plate</w:t>
      </w:r>
      <w:r w:rsidR="66ED36E7" w:rsidRPr="280A5B1B">
        <w:rPr>
          <w:lang w:val="en-CA"/>
        </w:rPr>
        <w:t xml:space="preserve">, used to mount the </w:t>
      </w:r>
      <w:r w:rsidR="78971FE2" w:rsidRPr="280A5B1B">
        <w:rPr>
          <w:lang w:val="en-CA"/>
        </w:rPr>
        <w:t>A</w:t>
      </w:r>
      <w:r w:rsidR="4D37C885" w:rsidRPr="280A5B1B">
        <w:rPr>
          <w:lang w:val="en-CA"/>
        </w:rPr>
        <w:t>r</w:t>
      </w:r>
      <w:r w:rsidR="66ED36E7" w:rsidRPr="280A5B1B">
        <w:rPr>
          <w:lang w:val="en-CA"/>
        </w:rPr>
        <w:t>duino</w:t>
      </w:r>
      <w:r w:rsidR="6475CBD1" w:rsidRPr="280A5B1B">
        <w:rPr>
          <w:lang w:val="en-CA"/>
        </w:rPr>
        <w:t xml:space="preserve"> (and its associated motor driver hat), </w:t>
      </w:r>
      <w:r w:rsidR="48B4A8EF" w:rsidRPr="280A5B1B">
        <w:rPr>
          <w:lang w:val="en-CA"/>
        </w:rPr>
        <w:t>and buck converter PCB</w:t>
      </w:r>
      <w:r w:rsidR="56DAEC1A" w:rsidRPr="280A5B1B">
        <w:rPr>
          <w:lang w:val="en-CA"/>
        </w:rPr>
        <w:t>.</w:t>
      </w:r>
    </w:p>
    <w:p w14:paraId="00DB2C1C" w14:textId="1B43EE8B" w:rsidR="6A13D51B" w:rsidRDefault="6A13D51B" w:rsidP="280A5B1B">
      <w:pPr>
        <w:pStyle w:val="ListParagraph"/>
        <w:numPr>
          <w:ilvl w:val="0"/>
          <w:numId w:val="33"/>
        </w:numPr>
        <w:spacing w:before="160"/>
        <w:rPr>
          <w:lang w:val="en-CA"/>
        </w:rPr>
      </w:pPr>
      <w:r w:rsidRPr="280A5B1B">
        <w:rPr>
          <w:lang w:val="en-CA"/>
        </w:rPr>
        <w:t>The control &amp; vision plate, used to mount the Raspberry Pi</w:t>
      </w:r>
      <w:r w:rsidR="6318E1A4" w:rsidRPr="280A5B1B">
        <w:rPr>
          <w:lang w:val="en-CA"/>
        </w:rPr>
        <w:t xml:space="preserve"> and camera mount.</w:t>
      </w:r>
    </w:p>
    <w:p w14:paraId="2B19791C" w14:textId="00F9C988" w:rsidR="00EA2855" w:rsidRPr="00B9131B" w:rsidRDefault="005D57E9" w:rsidP="00EA2855">
      <w:pPr>
        <w:keepNext/>
        <w:jc w:val="center"/>
      </w:pPr>
      <w:r w:rsidRPr="005D57E9">
        <w:rPr>
          <w:noProof/>
        </w:rPr>
        <w:drawing>
          <wp:inline distT="0" distB="0" distL="0" distR="0" wp14:anchorId="6C958790" wp14:editId="2461F08C">
            <wp:extent cx="2087857" cy="2321723"/>
            <wp:effectExtent l="0" t="0" r="8255" b="2540"/>
            <wp:docPr id="185174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4580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87857" cy="2321723"/>
                    </a:xfrm>
                    <a:prstGeom prst="rect">
                      <a:avLst/>
                    </a:prstGeom>
                  </pic:spPr>
                </pic:pic>
              </a:graphicData>
            </a:graphic>
          </wp:inline>
        </w:drawing>
      </w:r>
      <w:r w:rsidR="00461D5B" w:rsidRPr="006003CC">
        <w:rPr>
          <w:noProof/>
          <w:position w:val="80"/>
        </w:rPr>
        <w:drawing>
          <wp:inline distT="0" distB="0" distL="0" distR="0" wp14:anchorId="4983C3E9" wp14:editId="6A7C8805">
            <wp:extent cx="1683590" cy="1376730"/>
            <wp:effectExtent l="0" t="0" r="0" b="0"/>
            <wp:docPr id="19741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44480" name=""/>
                    <pic:cNvPicPr/>
                  </pic:nvPicPr>
                  <pic:blipFill>
                    <a:blip r:embed="rId19"/>
                    <a:stretch>
                      <a:fillRect/>
                    </a:stretch>
                  </pic:blipFill>
                  <pic:spPr>
                    <a:xfrm>
                      <a:off x="0" y="0"/>
                      <a:ext cx="1696507" cy="1387292"/>
                    </a:xfrm>
                    <a:prstGeom prst="rect">
                      <a:avLst/>
                    </a:prstGeom>
                  </pic:spPr>
                </pic:pic>
              </a:graphicData>
            </a:graphic>
          </wp:inline>
        </w:drawing>
      </w:r>
      <w:r w:rsidR="006003CC" w:rsidRPr="006003CC">
        <w:rPr>
          <w:noProof/>
          <w:position w:val="100"/>
        </w:rPr>
        <w:drawing>
          <wp:inline distT="0" distB="0" distL="0" distR="0" wp14:anchorId="78F73A24" wp14:editId="649EC043">
            <wp:extent cx="1494972" cy="1102383"/>
            <wp:effectExtent l="0" t="0" r="0" b="2540"/>
            <wp:docPr id="54384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42722" name=""/>
                    <pic:cNvPicPr/>
                  </pic:nvPicPr>
                  <pic:blipFill>
                    <a:blip r:embed="rId20"/>
                    <a:stretch>
                      <a:fillRect/>
                    </a:stretch>
                  </pic:blipFill>
                  <pic:spPr>
                    <a:xfrm>
                      <a:off x="0" y="0"/>
                      <a:ext cx="1508998" cy="1112725"/>
                    </a:xfrm>
                    <a:prstGeom prst="rect">
                      <a:avLst/>
                    </a:prstGeom>
                  </pic:spPr>
                </pic:pic>
              </a:graphicData>
            </a:graphic>
          </wp:inline>
        </w:drawing>
      </w:r>
    </w:p>
    <w:p w14:paraId="413CC8EB" w14:textId="40D225B6" w:rsidR="00A866DC" w:rsidRPr="00B9131B" w:rsidRDefault="00EA2855" w:rsidP="00EA2855">
      <w:pPr>
        <w:pStyle w:val="Caption"/>
        <w:jc w:val="center"/>
        <w:rPr>
          <w:lang w:val="en-CA"/>
        </w:rPr>
      </w:pPr>
      <w:bookmarkStart w:id="21" w:name="_Ref226123063"/>
      <w:bookmarkStart w:id="22" w:name="_Toc226408233"/>
      <w:r w:rsidRPr="00B9131B">
        <w:t xml:space="preserve">Figure </w:t>
      </w:r>
      <w:r w:rsidRPr="00B9131B">
        <w:fldChar w:fldCharType="begin"/>
      </w:r>
      <w:r w:rsidRPr="00B9131B">
        <w:instrText xml:space="preserve"> SEQ Figure \* ARABIC </w:instrText>
      </w:r>
      <w:r w:rsidRPr="00B9131B">
        <w:fldChar w:fldCharType="separate"/>
      </w:r>
      <w:r w:rsidR="009A7C14">
        <w:rPr>
          <w:noProof/>
        </w:rPr>
        <w:t>4</w:t>
      </w:r>
      <w:r w:rsidRPr="00B9131B">
        <w:fldChar w:fldCharType="end"/>
      </w:r>
      <w:bookmarkEnd w:id="21"/>
      <w:r w:rsidRPr="00B9131B">
        <w:t>: Chassis bottom plate (left), motor mount (middle), and castor mount (right)</w:t>
      </w:r>
      <w:bookmarkEnd w:id="22"/>
    </w:p>
    <w:p w14:paraId="3F7D8B94" w14:textId="07198EED" w:rsidR="1460A856" w:rsidRDefault="1460A856" w:rsidP="280A5B1B">
      <w:r>
        <w:t xml:space="preserve">Each of the 3D printed adapters (including the motor mounts, castor mount, gripper adapter, battery holder, and camera mount) were installed </w:t>
      </w:r>
      <w:r w:rsidR="2A75DC3E">
        <w:t>on</w:t>
      </w:r>
      <w:r>
        <w:t xml:space="preserve"> the plates using </w:t>
      </w:r>
      <w:r w:rsidR="5340B597">
        <w:t>through-bolt</w:t>
      </w:r>
      <w:r w:rsidR="00D56DF6">
        <w:t>s</w:t>
      </w:r>
      <w:r w:rsidR="5340B597">
        <w:t xml:space="preserve"> and nut attachments.</w:t>
      </w:r>
    </w:p>
    <w:p w14:paraId="598E7E5E" w14:textId="09674EA9" w:rsidR="2FB73803" w:rsidRDefault="2FB73803" w:rsidP="280A5B1B">
      <w:r>
        <w:t xml:space="preserve">The standoffs were fitted with M3 heat-set inserts on each end, and the plates </w:t>
      </w:r>
      <w:r w:rsidR="00B16EAA">
        <w:t xml:space="preserve">were </w:t>
      </w:r>
      <w:r>
        <w:t>secured by bolting through the plate holes and into the standoffs’ heat set inserts.</w:t>
      </w:r>
    </w:p>
    <w:p w14:paraId="523F0D67" w14:textId="1EE1F088" w:rsidR="001D72FE" w:rsidRDefault="001D72FE" w:rsidP="280A5B1B">
      <w:r>
        <w:t xml:space="preserve">The motor mounts secured the motors with M3 bolts through the </w:t>
      </w:r>
      <w:r w:rsidR="00BB35DB">
        <w:t xml:space="preserve">mounts and into the motors’ face plates. </w:t>
      </w:r>
      <w:r w:rsidR="00810AEB">
        <w:t xml:space="preserve">The </w:t>
      </w:r>
      <w:r w:rsidR="008E73F8">
        <w:t xml:space="preserve">motor axle </w:t>
      </w:r>
      <w:r w:rsidR="00833014">
        <w:t xml:space="preserve">was </w:t>
      </w:r>
      <w:r w:rsidR="008E73F8">
        <w:t>slightly off</w:t>
      </w:r>
      <w:r w:rsidR="0096765B">
        <w:t xml:space="preserve"> </w:t>
      </w:r>
      <w:r w:rsidR="00833014">
        <w:t xml:space="preserve">axis </w:t>
      </w:r>
      <w:r w:rsidR="0096765B">
        <w:t>from</w:t>
      </w:r>
      <w:r w:rsidR="00833014">
        <w:t xml:space="preserve"> the motor body’s axis. As such, the motor mounts included a circular pattern of cutouts on the faceplate shroud. While one cutout would have been sufficient to provide clearance</w:t>
      </w:r>
      <w:r w:rsidR="0096765B">
        <w:t xml:space="preserve"> for the axle</w:t>
      </w:r>
      <w:r w:rsidR="00833014">
        <w:t xml:space="preserve">, </w:t>
      </w:r>
      <w:r w:rsidR="00837359">
        <w:t xml:space="preserve">all six were included to allow rotating the motor in the </w:t>
      </w:r>
      <w:r w:rsidR="0096765B">
        <w:t>mount</w:t>
      </w:r>
      <w:r w:rsidR="00837359">
        <w:t xml:space="preserve"> to </w:t>
      </w:r>
      <w:r w:rsidR="0096765B">
        <w:t>allow</w:t>
      </w:r>
      <w:r w:rsidR="00837359">
        <w:t xml:space="preserve"> </w:t>
      </w:r>
      <w:r w:rsidR="0096765B">
        <w:t>for minor</w:t>
      </w:r>
      <w:r w:rsidR="00837359">
        <w:t xml:space="preserve"> adjustment </w:t>
      </w:r>
      <w:r w:rsidR="00FA39C2">
        <w:t xml:space="preserve">of the vertical height of the </w:t>
      </w:r>
      <w:r w:rsidR="0096765B">
        <w:t>wheels</w:t>
      </w:r>
      <w:r w:rsidR="00FA39C2">
        <w:t>, and by extension the vertical position of the castor.</w:t>
      </w:r>
      <w:r w:rsidR="00A40313">
        <w:t xml:space="preserve"> This controls the overall forward or backward tilt of the robot.</w:t>
      </w:r>
    </w:p>
    <w:p w14:paraId="58DEFDD7" w14:textId="0434D993" w:rsidR="00B12A27" w:rsidRDefault="00B12A27" w:rsidP="280A5B1B">
      <w:r>
        <w:t xml:space="preserve">The castor mount </w:t>
      </w:r>
      <w:r w:rsidR="005372EA">
        <w:t>was</w:t>
      </w:r>
      <w:r>
        <w:t xml:space="preserve"> a simple </w:t>
      </w:r>
      <w:r w:rsidR="007E17ED">
        <w:t xml:space="preserve">cantilever attached to the rear of the base plate. It </w:t>
      </w:r>
      <w:r w:rsidR="005372EA">
        <w:t xml:space="preserve">included </w:t>
      </w:r>
      <w:r w:rsidR="007E17ED">
        <w:t xml:space="preserve">a slightly undersized M6 thread </w:t>
      </w:r>
      <w:r w:rsidR="009C005B">
        <w:t>that tightly grip</w:t>
      </w:r>
      <w:r w:rsidR="005372EA">
        <w:t>ped</w:t>
      </w:r>
      <w:r w:rsidR="009C005B">
        <w:t xml:space="preserve"> the matching </w:t>
      </w:r>
      <w:r w:rsidR="00B360E0">
        <w:t>threaded rod on the castor.</w:t>
      </w:r>
    </w:p>
    <w:p w14:paraId="2905AE22" w14:textId="10CB7CA5" w:rsidR="009902B1" w:rsidRDefault="00476C6B" w:rsidP="280A5B1B">
      <w:r>
        <w:t xml:space="preserve">The gripper adapter </w:t>
      </w:r>
      <w:r w:rsidR="005372EA">
        <w:t xml:space="preserve">was </w:t>
      </w:r>
      <w:r w:rsidR="007A49FC">
        <w:t xml:space="preserve">an L bracket with holes on one face to </w:t>
      </w:r>
      <w:r w:rsidR="004150F7">
        <w:t>allow attachment to the base plate. The other face include</w:t>
      </w:r>
      <w:r w:rsidR="005372EA">
        <w:t>d</w:t>
      </w:r>
      <w:r w:rsidR="004150F7">
        <w:t xml:space="preserve"> two slots to allow installation of the gripper at an adjustable height.</w:t>
      </w:r>
    </w:p>
    <w:p w14:paraId="511D4DDB" w14:textId="5F2EC0AA" w:rsidR="004150F7" w:rsidRDefault="00281CF1" w:rsidP="280A5B1B">
      <w:r>
        <w:t xml:space="preserve">The battery holder </w:t>
      </w:r>
      <w:r w:rsidR="005372EA">
        <w:t>was a simple cage to secure the battery, fastened near the rear of the robot.</w:t>
      </w:r>
    </w:p>
    <w:p w14:paraId="56CE992B" w14:textId="230BBF52" w:rsidR="00771B91" w:rsidRDefault="00771B91" w:rsidP="280A5B1B">
      <w:r>
        <w:t xml:space="preserve">The buck converter mount was </w:t>
      </w:r>
      <w:r w:rsidR="006216D2">
        <w:t xml:space="preserve">mounted to the rear of the motor control plate, and consisted of a flange for the mounting holes, and two vertical fingers to hold the PCB upright behind the Arduino. The design includes holes for bolting the PCB to the mount, but </w:t>
      </w:r>
      <w:r w:rsidR="00B13A1A">
        <w:t xml:space="preserve">the press-fit provided by the fingers was sufficient to secure the PCB, so no bolted connections were used. </w:t>
      </w:r>
    </w:p>
    <w:p w14:paraId="2818C348" w14:textId="7988F367" w:rsidR="005372EA" w:rsidRDefault="005372EA" w:rsidP="280A5B1B">
      <w:r>
        <w:t>The camera mount consisted of a long arm to raise the height of the camera, and a two-block system to clamp the camera into one of two positions</w:t>
      </w:r>
      <w:r w:rsidR="00B13A1A">
        <w:t>. The two-block system to clamp the camera consisted of two blocks with M3 clearance holes on either side of a cutout to secure the camera.</w:t>
      </w:r>
      <w:r w:rsidR="002143E1">
        <w:t xml:space="preserve"> Two M3 screws would go through these blocks and into </w:t>
      </w:r>
      <w:r w:rsidR="00FD1F17">
        <w:t xml:space="preserve">heat-set inserts in the </w:t>
      </w:r>
      <w:r w:rsidR="00821E30">
        <w:t>long arm to clamp the camera in between the blocks</w:t>
      </w:r>
      <w:r w:rsidR="00CF60C0">
        <w:t xml:space="preserve">. Since the </w:t>
      </w:r>
      <w:r w:rsidR="00861C18">
        <w:t>lens</w:t>
      </w:r>
      <w:r w:rsidR="00CF60C0">
        <w:t xml:space="preserve"> of the camera is not aligned with the center of the attachment armature of the camera, the mounting blocks are off-center. </w:t>
      </w:r>
      <w:r w:rsidR="00861C18">
        <w:t xml:space="preserve">Since the orientation of the camera </w:t>
      </w:r>
      <w:r w:rsidR="007C5713">
        <w:t xml:space="preserve">(i.e., upright or upside-down) </w:t>
      </w:r>
      <w:r w:rsidR="00861C18">
        <w:t xml:space="preserve">was undecided when the camera mount was designed, </w:t>
      </w:r>
      <w:r w:rsidR="007C5713">
        <w:t>the design can accommodate either of the required left or right horizontal offsets.</w:t>
      </w:r>
    </w:p>
    <w:p w14:paraId="44FA9F9A" w14:textId="7E8C8D38" w:rsidR="00BB35DB" w:rsidRDefault="00BB35DB" w:rsidP="280A5B1B">
      <w:r>
        <w:t xml:space="preserve">The wheels were 3D printed and secured to the </w:t>
      </w:r>
      <w:r w:rsidR="00814CD4">
        <w:t xml:space="preserve">motor axles with an M3 set screw, threaded through a heat-set insert in the wheel hubs. The diameters of the wheels were chosen to be 8 centimeters to yield a </w:t>
      </w:r>
      <w:r w:rsidR="00E62B83">
        <w:t>forward speed of approximately one meter per second at the motors’ maximum no-load speed.</w:t>
      </w:r>
      <w:r w:rsidR="00F822D5">
        <w:t xml:space="preserve"> It was found that the ASA used to print the wheels in combination with the layer line orientation from printing</w:t>
      </w:r>
      <w:r w:rsidR="00E80663">
        <w:t xml:space="preserve"> gave the wheels very little grip on the course. This was remedied by applying electrical tape over the wheels outer edge, which provided adequate traction. </w:t>
      </w:r>
      <w:r w:rsidR="00833014">
        <w:t xml:space="preserve">The </w:t>
      </w:r>
      <w:r w:rsidR="00474E79">
        <w:t>wheel design includes large cutouts to reduce weight, reduce material costs, and to serve as a decorative element.</w:t>
      </w:r>
    </w:p>
    <w:p w14:paraId="5ABD6590" w14:textId="3B1431A0" w:rsidR="009F3B46" w:rsidRDefault="009F3B46" w:rsidP="280A5B1B">
      <w:r>
        <w:t>The Arduino and Raspberry Pi were mounted to their respective plates using their existing mounting holes and corresponding standoffs in their respective plates. They were fastened using M2 self-tapping screws.</w:t>
      </w:r>
    </w:p>
    <w:p w14:paraId="1790E49E" w14:textId="3440FDA9" w:rsidR="788D5638" w:rsidRDefault="788D5638">
      <w:r>
        <w:t xml:space="preserve">The final robot dimensions were under 0.22 m by 0.22 m by 0.25 m, and </w:t>
      </w:r>
      <w:r w:rsidR="004E15AE">
        <w:t xml:space="preserve">the </w:t>
      </w:r>
      <w:r>
        <w:t xml:space="preserve">weight </w:t>
      </w:r>
      <w:r w:rsidR="004E15AE">
        <w:t xml:space="preserve">was </w:t>
      </w:r>
      <w:r>
        <w:t>approximately 1.2 kg, thus meeting the constraints of the project.</w:t>
      </w:r>
    </w:p>
    <w:p w14:paraId="35B364EA" w14:textId="388D6DB2" w:rsidR="008B22F1" w:rsidRDefault="008B22F1" w:rsidP="2135A8C7">
      <w:pPr>
        <w:pStyle w:val="Heading3"/>
        <w:numPr>
          <w:ilvl w:val="2"/>
          <w:numId w:val="21"/>
        </w:numPr>
        <w:rPr>
          <w:lang w:val="en-CA"/>
        </w:rPr>
      </w:pPr>
      <w:r w:rsidRPr="2135A8C7">
        <w:rPr>
          <w:lang w:val="en-CA"/>
        </w:rPr>
        <w:t xml:space="preserve"> </w:t>
      </w:r>
      <w:bookmarkStart w:id="23" w:name="_Toc226408590"/>
      <w:r w:rsidRPr="2135A8C7">
        <w:rPr>
          <w:lang w:val="en-CA"/>
        </w:rPr>
        <w:t>Electrical</w:t>
      </w:r>
      <w:bookmarkEnd w:id="23"/>
      <w:r w:rsidR="1294F1B4" w:rsidRPr="2135A8C7">
        <w:rPr>
          <w:lang w:val="en-CA"/>
        </w:rPr>
        <w:t xml:space="preserve"> </w:t>
      </w:r>
    </w:p>
    <w:p w14:paraId="640BDB30" w14:textId="69D906B7" w:rsidR="1294F1B4" w:rsidRDefault="1294F1B4" w:rsidP="2135A8C7">
      <w:pPr>
        <w:pStyle w:val="Heading4"/>
        <w:rPr>
          <w:lang w:val="en-CA"/>
        </w:rPr>
      </w:pPr>
      <w:r w:rsidRPr="00637AD9">
        <w:t>P</w:t>
      </w:r>
      <w:r w:rsidR="00B86512" w:rsidRPr="00637AD9">
        <w:t>ower</w:t>
      </w:r>
      <w:r w:rsidR="00B86512">
        <w:rPr>
          <w:lang w:val="en-CA"/>
        </w:rPr>
        <w:t xml:space="preserve"> Architecture</w:t>
      </w:r>
    </w:p>
    <w:p w14:paraId="22922E94" w14:textId="43025052" w:rsidR="009B209A" w:rsidRPr="009B209A" w:rsidRDefault="009B209A" w:rsidP="009B209A">
      <w:pPr>
        <w:rPr>
          <w:lang w:val="en-CA"/>
        </w:rPr>
      </w:pPr>
      <w:r w:rsidRPr="009B209A">
        <w:rPr>
          <w:lang w:val="en-CA"/>
        </w:rPr>
        <w:t xml:space="preserve">The robot is powered by a Turnigy Bolt 2400mAh 3S 11.4V LiPo battery, which serves as the single power source for all onboard electronics and actuators. This was chosen originally to power the two DC drive motors, and the team was then able to use buck converters to </w:t>
      </w:r>
      <w:r w:rsidR="00E9221D">
        <w:rPr>
          <w:lang w:val="en-CA"/>
        </w:rPr>
        <w:t>use</w:t>
      </w:r>
      <w:r w:rsidRPr="009B209A">
        <w:rPr>
          <w:lang w:val="en-CA"/>
        </w:rPr>
        <w:t xml:space="preserve"> this battery </w:t>
      </w:r>
      <w:r w:rsidR="006263C1">
        <w:rPr>
          <w:lang w:val="en-CA"/>
        </w:rPr>
        <w:t>to power the on board control electronics as well</w:t>
      </w:r>
      <w:r w:rsidRPr="009B209A">
        <w:rPr>
          <w:lang w:val="en-CA"/>
        </w:rPr>
        <w:t>. This was chosen over the kit-provided USB power bank to consolidate power delivery into one source as well as reduce weight for the purposes of scoring on Game Day.</w:t>
      </w:r>
    </w:p>
    <w:p w14:paraId="5D11BAFB" w14:textId="7AA4F623" w:rsidR="009B209A" w:rsidRPr="009B209A" w:rsidRDefault="009B209A" w:rsidP="009B209A">
      <w:pPr>
        <w:rPr>
          <w:lang w:val="en-CA"/>
        </w:rPr>
      </w:pPr>
      <w:r w:rsidRPr="009B209A">
        <w:rPr>
          <w:lang w:val="en-CA"/>
        </w:rPr>
        <w:t>The electrical system is broken down into three subsystems</w:t>
      </w:r>
      <w:r w:rsidR="00C20159">
        <w:rPr>
          <w:lang w:val="en-CA"/>
        </w:rPr>
        <w:t>,</w:t>
      </w:r>
      <w:r w:rsidRPr="009B209A">
        <w:rPr>
          <w:lang w:val="en-CA"/>
        </w:rPr>
        <w:t xml:space="preserve"> power, control, and actuation</w:t>
      </w:r>
      <w:r>
        <w:rPr>
          <w:lang w:val="en-CA"/>
        </w:rPr>
        <w:t xml:space="preserve">, </w:t>
      </w:r>
      <w:r w:rsidRPr="009B209A">
        <w:rPr>
          <w:lang w:val="en-CA"/>
        </w:rPr>
        <w:t xml:space="preserve">each illustrated in </w:t>
      </w:r>
      <w:r w:rsidR="000C7524" w:rsidRPr="000C7524">
        <w:rPr>
          <w:lang w:val="en-CA"/>
        </w:rPr>
        <w:fldChar w:fldCharType="begin"/>
      </w:r>
      <w:r w:rsidR="000C7524" w:rsidRPr="000C7524">
        <w:rPr>
          <w:lang w:val="en-CA"/>
        </w:rPr>
        <w:instrText xml:space="preserve"> REF _Ref226411815 \h </w:instrText>
      </w:r>
      <w:r w:rsidR="000C7524" w:rsidRPr="000C7524">
        <w:rPr>
          <w:lang w:val="en-CA"/>
        </w:rPr>
      </w:r>
      <w:r w:rsidR="000C7524">
        <w:rPr>
          <w:lang w:val="en-CA"/>
        </w:rPr>
        <w:instrText xml:space="preserve"> \* MERGEFORMAT </w:instrText>
      </w:r>
      <w:r w:rsidR="000C7524" w:rsidRPr="000C7524">
        <w:rPr>
          <w:lang w:val="en-CA"/>
        </w:rPr>
        <w:fldChar w:fldCharType="separate"/>
      </w:r>
      <w:r w:rsidR="000C7524" w:rsidRPr="000C7524">
        <w:t xml:space="preserve">Figure </w:t>
      </w:r>
      <w:r w:rsidR="000C7524" w:rsidRPr="000C7524">
        <w:rPr>
          <w:noProof/>
        </w:rPr>
        <w:t>5</w:t>
      </w:r>
      <w:r w:rsidR="000C7524" w:rsidRPr="000C7524">
        <w:rPr>
          <w:lang w:val="en-CA"/>
        </w:rPr>
        <w:fldChar w:fldCharType="end"/>
      </w:r>
      <w:r w:rsidR="000C7524" w:rsidRPr="000C7524">
        <w:rPr>
          <w:lang w:val="en-CA"/>
        </w:rPr>
        <w:t xml:space="preserve">, </w:t>
      </w:r>
      <w:r w:rsidR="000C7524" w:rsidRPr="000C7524">
        <w:rPr>
          <w:lang w:val="en-CA"/>
        </w:rPr>
        <w:fldChar w:fldCharType="begin"/>
      </w:r>
      <w:r w:rsidR="000C7524" w:rsidRPr="000C7524">
        <w:rPr>
          <w:lang w:val="en-CA"/>
        </w:rPr>
        <w:instrText xml:space="preserve"> REF _Ref226411795 \h </w:instrText>
      </w:r>
      <w:r w:rsidR="000C7524" w:rsidRPr="000C7524">
        <w:rPr>
          <w:lang w:val="en-CA"/>
        </w:rPr>
      </w:r>
      <w:r w:rsidR="000C7524">
        <w:rPr>
          <w:lang w:val="en-CA"/>
        </w:rPr>
        <w:instrText xml:space="preserve"> \* MERGEFORMAT </w:instrText>
      </w:r>
      <w:r w:rsidR="000C7524" w:rsidRPr="000C7524">
        <w:rPr>
          <w:lang w:val="en-CA"/>
        </w:rPr>
        <w:fldChar w:fldCharType="separate"/>
      </w:r>
      <w:r w:rsidR="000C7524" w:rsidRPr="000C7524">
        <w:t xml:space="preserve">Figure </w:t>
      </w:r>
      <w:r w:rsidR="000C7524" w:rsidRPr="000C7524">
        <w:rPr>
          <w:noProof/>
        </w:rPr>
        <w:t>6</w:t>
      </w:r>
      <w:r w:rsidR="000C7524" w:rsidRPr="000C7524">
        <w:rPr>
          <w:lang w:val="en-CA"/>
        </w:rPr>
        <w:fldChar w:fldCharType="end"/>
      </w:r>
      <w:r w:rsidRPr="000C7524">
        <w:rPr>
          <w:lang w:val="en-CA"/>
        </w:rPr>
        <w:t xml:space="preserve"> and </w:t>
      </w:r>
      <w:r w:rsidR="000C7524" w:rsidRPr="000C7524">
        <w:rPr>
          <w:lang w:val="en-CA"/>
        </w:rPr>
        <w:fldChar w:fldCharType="begin"/>
      </w:r>
      <w:r w:rsidR="000C7524" w:rsidRPr="000C7524">
        <w:rPr>
          <w:lang w:val="en-CA"/>
        </w:rPr>
        <w:instrText xml:space="preserve"> REF _Ref226411778 \h </w:instrText>
      </w:r>
      <w:r w:rsidR="000C7524" w:rsidRPr="000C7524">
        <w:rPr>
          <w:lang w:val="en-CA"/>
        </w:rPr>
      </w:r>
      <w:r w:rsidR="000C7524">
        <w:rPr>
          <w:lang w:val="en-CA"/>
        </w:rPr>
        <w:instrText xml:space="preserve"> \* MERGEFORMAT </w:instrText>
      </w:r>
      <w:r w:rsidR="000C7524" w:rsidRPr="000C7524">
        <w:rPr>
          <w:lang w:val="en-CA"/>
        </w:rPr>
        <w:fldChar w:fldCharType="separate"/>
      </w:r>
      <w:r w:rsidR="000C7524" w:rsidRPr="000C7524">
        <w:t xml:space="preserve">Figure </w:t>
      </w:r>
      <w:r w:rsidR="000C7524" w:rsidRPr="000C7524">
        <w:rPr>
          <w:noProof/>
        </w:rPr>
        <w:t>7</w:t>
      </w:r>
      <w:r w:rsidR="000C7524" w:rsidRPr="000C7524">
        <w:rPr>
          <w:lang w:val="en-CA"/>
        </w:rPr>
        <w:fldChar w:fldCharType="end"/>
      </w:r>
      <w:r w:rsidRPr="000C7524">
        <w:rPr>
          <w:lang w:val="en-CA"/>
        </w:rPr>
        <w:t xml:space="preserve"> respectively</w:t>
      </w:r>
      <w:r w:rsidRPr="009B209A">
        <w:rPr>
          <w:lang w:val="en-CA"/>
        </w:rPr>
        <w:t>.</w:t>
      </w:r>
    </w:p>
    <w:p w14:paraId="0C3F1983" w14:textId="0E51DBA7" w:rsidR="009B209A" w:rsidRPr="009B209A" w:rsidRDefault="009B209A" w:rsidP="009B209A">
      <w:pPr>
        <w:rPr>
          <w:lang w:val="en-CA"/>
        </w:rPr>
      </w:pPr>
      <w:r w:rsidRPr="009B209A">
        <w:rPr>
          <w:lang w:val="en-CA"/>
        </w:rPr>
        <w:t xml:space="preserve">As shown in the power distribution </w:t>
      </w:r>
      <w:r w:rsidRPr="000C7524">
        <w:rPr>
          <w:lang w:val="en-CA"/>
        </w:rPr>
        <w:t>diagram (</w:t>
      </w:r>
      <w:r w:rsidR="000C7524" w:rsidRPr="000C7524">
        <w:rPr>
          <w:lang w:val="en-CA"/>
        </w:rPr>
        <w:fldChar w:fldCharType="begin"/>
      </w:r>
      <w:r w:rsidR="000C7524" w:rsidRPr="000C7524">
        <w:rPr>
          <w:lang w:val="en-CA"/>
        </w:rPr>
        <w:instrText xml:space="preserve"> REF _Ref226411815 \h </w:instrText>
      </w:r>
      <w:r w:rsidR="000C7524" w:rsidRPr="000C7524">
        <w:rPr>
          <w:lang w:val="en-CA"/>
        </w:rPr>
      </w:r>
      <w:r w:rsidR="000C7524">
        <w:rPr>
          <w:lang w:val="en-CA"/>
        </w:rPr>
        <w:instrText xml:space="preserve"> \* MERGEFORMAT </w:instrText>
      </w:r>
      <w:r w:rsidR="000C7524" w:rsidRPr="000C7524">
        <w:rPr>
          <w:lang w:val="en-CA"/>
        </w:rPr>
        <w:fldChar w:fldCharType="separate"/>
      </w:r>
      <w:r w:rsidR="000C7524" w:rsidRPr="000C7524">
        <w:t xml:space="preserve">Figure </w:t>
      </w:r>
      <w:r w:rsidR="000C7524" w:rsidRPr="000C7524">
        <w:rPr>
          <w:noProof/>
        </w:rPr>
        <w:t>5</w:t>
      </w:r>
      <w:r w:rsidR="000C7524" w:rsidRPr="000C7524">
        <w:rPr>
          <w:lang w:val="en-CA"/>
        </w:rPr>
        <w:fldChar w:fldCharType="end"/>
      </w:r>
      <w:r w:rsidRPr="000C7524">
        <w:rPr>
          <w:lang w:val="en-CA"/>
        </w:rPr>
        <w:t>), the</w:t>
      </w:r>
      <w:r w:rsidRPr="009B209A">
        <w:rPr>
          <w:lang w:val="en-CA"/>
        </w:rPr>
        <w:t xml:space="preserve"> 11.4V LiPo feeds into the custom buck converter PCB designed by the team, which steps the voltage down to a regulated 5V at </w:t>
      </w:r>
      <w:r w:rsidR="006263C1">
        <w:rPr>
          <w:lang w:val="en-CA"/>
        </w:rPr>
        <w:t>a maximum of</w:t>
      </w:r>
      <w:r w:rsidRPr="009B209A">
        <w:rPr>
          <w:lang w:val="en-CA"/>
        </w:rPr>
        <w:t xml:space="preserve"> 5A, as well as directly into the Adafruit Motor Shield for motor actuation. The regulated 5V output powers the Raspberry Pi 5, which requires a stable 5V/5A supply in order to operate at full capacity. The webcam, mounted to the front of the chassis, draws power from the Raspberry Pi over USB.</w:t>
      </w:r>
    </w:p>
    <w:p w14:paraId="6BC26066" w14:textId="4501B5AB" w:rsidR="009B209A" w:rsidRPr="009B209A" w:rsidRDefault="009B209A" w:rsidP="009B209A">
      <w:pPr>
        <w:rPr>
          <w:lang w:val="en-CA"/>
        </w:rPr>
      </w:pPr>
      <w:r w:rsidRPr="009B209A">
        <w:rPr>
          <w:lang w:val="en-CA"/>
        </w:rPr>
        <w:t xml:space="preserve">The control diagram </w:t>
      </w:r>
      <w:r w:rsidR="000C7524">
        <w:rPr>
          <w:lang w:val="en-CA"/>
        </w:rPr>
        <w:t xml:space="preserve">in </w:t>
      </w:r>
      <w:r w:rsidR="000C7524">
        <w:rPr>
          <w:lang w:val="en-CA"/>
        </w:rPr>
        <w:fldChar w:fldCharType="begin"/>
      </w:r>
      <w:r w:rsidR="000C7524">
        <w:rPr>
          <w:lang w:val="en-CA"/>
        </w:rPr>
        <w:instrText xml:space="preserve"> REF _Ref226411795 \h </w:instrText>
      </w:r>
      <w:r w:rsidR="000C7524">
        <w:rPr>
          <w:lang w:val="en-CA"/>
        </w:rPr>
      </w:r>
      <w:r w:rsidR="000C7524">
        <w:rPr>
          <w:lang w:val="en-CA"/>
        </w:rPr>
        <w:fldChar w:fldCharType="separate"/>
      </w:r>
      <w:r w:rsidR="000C7524">
        <w:t xml:space="preserve">Figure </w:t>
      </w:r>
      <w:r w:rsidR="000C7524">
        <w:rPr>
          <w:noProof/>
        </w:rPr>
        <w:t>6</w:t>
      </w:r>
      <w:r w:rsidR="000C7524">
        <w:rPr>
          <w:lang w:val="en-CA"/>
        </w:rPr>
        <w:fldChar w:fldCharType="end"/>
      </w:r>
      <w:r w:rsidRPr="009B209A">
        <w:rPr>
          <w:lang w:val="en-CA"/>
        </w:rPr>
        <w:t xml:space="preserve"> illustrates how the Raspberry Pi communicates with the Arduino Uno over USB serial, which runs off the regulated 5V rail. The Arduino is responsible for interpreting drive commands from the Raspberry Pi and translating them into motor shield outputs.</w:t>
      </w:r>
    </w:p>
    <w:p w14:paraId="1AF91089" w14:textId="610E1F9C" w:rsidR="009B209A" w:rsidRPr="009B209A" w:rsidRDefault="009B209A" w:rsidP="009B209A">
      <w:pPr>
        <w:rPr>
          <w:lang w:val="en-CA"/>
        </w:rPr>
      </w:pPr>
      <w:r w:rsidRPr="009B209A">
        <w:rPr>
          <w:lang w:val="en-CA"/>
        </w:rPr>
        <w:t xml:space="preserve">The actuation diagram </w:t>
      </w:r>
      <w:r w:rsidR="000C7524">
        <w:rPr>
          <w:lang w:val="en-CA"/>
        </w:rPr>
        <w:t xml:space="preserve">in </w:t>
      </w:r>
      <w:r w:rsidR="000C7524">
        <w:rPr>
          <w:lang w:val="en-CA"/>
        </w:rPr>
        <w:fldChar w:fldCharType="begin"/>
      </w:r>
      <w:r w:rsidR="000C7524">
        <w:rPr>
          <w:lang w:val="en-CA"/>
        </w:rPr>
        <w:instrText xml:space="preserve"> REF _Ref226411778 \h </w:instrText>
      </w:r>
      <w:r w:rsidR="000C7524">
        <w:rPr>
          <w:lang w:val="en-CA"/>
        </w:rPr>
      </w:r>
      <w:r w:rsidR="000C7524">
        <w:rPr>
          <w:lang w:val="en-CA"/>
        </w:rPr>
        <w:fldChar w:fldCharType="separate"/>
      </w:r>
      <w:r w:rsidR="000C7524">
        <w:t xml:space="preserve">Figure </w:t>
      </w:r>
      <w:r w:rsidR="000C7524">
        <w:rPr>
          <w:noProof/>
        </w:rPr>
        <w:t>7</w:t>
      </w:r>
      <w:r w:rsidR="000C7524">
        <w:rPr>
          <w:lang w:val="en-CA"/>
        </w:rPr>
        <w:fldChar w:fldCharType="end"/>
      </w:r>
      <w:r w:rsidRPr="009B209A">
        <w:rPr>
          <w:lang w:val="en-CA"/>
        </w:rPr>
        <w:t xml:space="preserve"> shows how the Motor Shield drives the two DC drive motors on ports M3 and M4, as well as routing control signals to the two gripper servos.</w:t>
      </w:r>
    </w:p>
    <w:p w14:paraId="5FD5D724" w14:textId="77777777" w:rsidR="00AF3EE6" w:rsidRDefault="00AF3EE6" w:rsidP="00AF3EE6">
      <w:pPr>
        <w:keepNext/>
        <w:jc w:val="center"/>
      </w:pPr>
      <w:r w:rsidRPr="00B9131B">
        <w:rPr>
          <w:noProof/>
        </w:rPr>
        <w:drawing>
          <wp:inline distT="0" distB="0" distL="0" distR="0" wp14:anchorId="1CFEB93F" wp14:editId="699B63BF">
            <wp:extent cx="4130456" cy="2706551"/>
            <wp:effectExtent l="0" t="0" r="3810" b="0"/>
            <wp:docPr id="90304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5861"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30456" cy="2706551"/>
                    </a:xfrm>
                    <a:prstGeom prst="rect">
                      <a:avLst/>
                    </a:prstGeom>
                    <a:noFill/>
                    <a:ln>
                      <a:noFill/>
                    </a:ln>
                  </pic:spPr>
                </pic:pic>
              </a:graphicData>
            </a:graphic>
          </wp:inline>
        </w:drawing>
      </w:r>
    </w:p>
    <w:p w14:paraId="5FB53851" w14:textId="5B73F2E9" w:rsidR="00AF3EE6" w:rsidRDefault="00AF3EE6" w:rsidP="00AF3EE6">
      <w:pPr>
        <w:pStyle w:val="Caption"/>
        <w:jc w:val="center"/>
      </w:pPr>
      <w:bookmarkStart w:id="24" w:name="_Toc226408234"/>
      <w:bookmarkStart w:id="25" w:name="_Ref226411815"/>
      <w:r>
        <w:t xml:space="preserve">Figure </w:t>
      </w:r>
      <w:r>
        <w:fldChar w:fldCharType="begin"/>
      </w:r>
      <w:r>
        <w:instrText xml:space="preserve"> SEQ Figure \* ARABIC </w:instrText>
      </w:r>
      <w:r>
        <w:fldChar w:fldCharType="separate"/>
      </w:r>
      <w:r w:rsidR="009A7C14">
        <w:rPr>
          <w:noProof/>
        </w:rPr>
        <w:t>5</w:t>
      </w:r>
      <w:r>
        <w:fldChar w:fldCharType="end"/>
      </w:r>
      <w:bookmarkEnd w:id="25"/>
      <w:r w:rsidR="000F03DF">
        <w:t>:</w:t>
      </w:r>
      <w:r w:rsidR="00C20159">
        <w:t xml:space="preserve"> Power </w:t>
      </w:r>
      <w:bookmarkEnd w:id="24"/>
      <w:r w:rsidR="00F1133E">
        <w:t>w</w:t>
      </w:r>
      <w:r>
        <w:t xml:space="preserve">iring </w:t>
      </w:r>
      <w:r w:rsidR="00F1133E">
        <w:t>d</w:t>
      </w:r>
      <w:r>
        <w:t>iagram</w:t>
      </w:r>
      <w:r w:rsidR="009D40D3">
        <w:t>, with 11.4V in red, 5V in orange, and ground in black</w:t>
      </w:r>
    </w:p>
    <w:p w14:paraId="6679148F" w14:textId="77777777" w:rsidR="00C20159" w:rsidRDefault="00C20159" w:rsidP="00C20159">
      <w:pPr>
        <w:keepNext/>
        <w:jc w:val="center"/>
      </w:pPr>
      <w:r w:rsidRPr="00B9131B">
        <w:rPr>
          <w:noProof/>
        </w:rPr>
        <w:drawing>
          <wp:inline distT="0" distB="0" distL="0" distR="0" wp14:anchorId="1C05B06C" wp14:editId="64209510">
            <wp:extent cx="3684406" cy="2103445"/>
            <wp:effectExtent l="0" t="0" r="0" b="0"/>
            <wp:docPr id="3764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84637"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84406" cy="2103445"/>
                    </a:xfrm>
                    <a:prstGeom prst="rect">
                      <a:avLst/>
                    </a:prstGeom>
                    <a:noFill/>
                    <a:ln>
                      <a:noFill/>
                    </a:ln>
                  </pic:spPr>
                </pic:pic>
              </a:graphicData>
            </a:graphic>
          </wp:inline>
        </w:drawing>
      </w:r>
    </w:p>
    <w:p w14:paraId="3745E729" w14:textId="11C14FFA" w:rsidR="00C20159" w:rsidRDefault="00C20159" w:rsidP="00C20159">
      <w:pPr>
        <w:pStyle w:val="Caption"/>
        <w:jc w:val="center"/>
      </w:pPr>
      <w:bookmarkStart w:id="26" w:name="_Toc226408235"/>
      <w:bookmarkStart w:id="27" w:name="_Ref226411795"/>
      <w:r>
        <w:t xml:space="preserve">Figure </w:t>
      </w:r>
      <w:r>
        <w:fldChar w:fldCharType="begin"/>
      </w:r>
      <w:r>
        <w:instrText xml:space="preserve"> SEQ Figure \* ARABIC </w:instrText>
      </w:r>
      <w:r>
        <w:fldChar w:fldCharType="separate"/>
      </w:r>
      <w:r w:rsidR="009A7C14">
        <w:rPr>
          <w:noProof/>
        </w:rPr>
        <w:t>6</w:t>
      </w:r>
      <w:r>
        <w:fldChar w:fldCharType="end"/>
      </w:r>
      <w:bookmarkEnd w:id="27"/>
      <w:r w:rsidR="000F03DF">
        <w:t xml:space="preserve">: </w:t>
      </w:r>
      <w:r>
        <w:t xml:space="preserve"> Control </w:t>
      </w:r>
      <w:bookmarkEnd w:id="26"/>
      <w:r w:rsidR="00F1133E">
        <w:t>wiring</w:t>
      </w:r>
      <w:r>
        <w:t xml:space="preserve"> </w:t>
      </w:r>
      <w:r w:rsidR="00F1133E">
        <w:t>diagram</w:t>
      </w:r>
    </w:p>
    <w:p w14:paraId="589289DD" w14:textId="141CCCED" w:rsidR="00C20159" w:rsidRDefault="00C20159" w:rsidP="00C20159">
      <w:pPr>
        <w:keepNext/>
        <w:jc w:val="center"/>
      </w:pPr>
      <w:r w:rsidRPr="00B9131B">
        <w:rPr>
          <w:noProof/>
        </w:rPr>
        <w:drawing>
          <wp:inline distT="0" distB="0" distL="0" distR="0" wp14:anchorId="4F24D103" wp14:editId="5E2A5054">
            <wp:extent cx="2198731" cy="1289481"/>
            <wp:effectExtent l="0" t="0" r="0" b="6350"/>
            <wp:docPr id="4280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28149"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198731" cy="1289481"/>
                    </a:xfrm>
                    <a:prstGeom prst="rect">
                      <a:avLst/>
                    </a:prstGeom>
                    <a:noFill/>
                    <a:ln>
                      <a:noFill/>
                    </a:ln>
                  </pic:spPr>
                </pic:pic>
              </a:graphicData>
            </a:graphic>
          </wp:inline>
        </w:drawing>
      </w:r>
    </w:p>
    <w:p w14:paraId="29BF3EA7" w14:textId="50F9AB5C" w:rsidR="00C20159" w:rsidRPr="009607D0" w:rsidRDefault="00C20159" w:rsidP="00C20159">
      <w:pPr>
        <w:pStyle w:val="Caption"/>
        <w:jc w:val="center"/>
      </w:pPr>
      <w:bookmarkStart w:id="28" w:name="_Toc226408236"/>
      <w:bookmarkStart w:id="29" w:name="_Ref226411778"/>
      <w:r>
        <w:t xml:space="preserve">Figure </w:t>
      </w:r>
      <w:r>
        <w:fldChar w:fldCharType="begin"/>
      </w:r>
      <w:r>
        <w:instrText xml:space="preserve"> SEQ Figure \* ARABIC </w:instrText>
      </w:r>
      <w:r>
        <w:fldChar w:fldCharType="separate"/>
      </w:r>
      <w:r w:rsidR="009A7C14">
        <w:rPr>
          <w:noProof/>
        </w:rPr>
        <w:t>7</w:t>
      </w:r>
      <w:r>
        <w:fldChar w:fldCharType="end"/>
      </w:r>
      <w:bookmarkEnd w:id="29"/>
      <w:r w:rsidR="000F03DF">
        <w:t xml:space="preserve">: </w:t>
      </w:r>
      <w:r>
        <w:t xml:space="preserve"> Actuation </w:t>
      </w:r>
      <w:bookmarkEnd w:id="28"/>
      <w:r w:rsidR="00F1133E">
        <w:t>wiring</w:t>
      </w:r>
      <w:r>
        <w:t xml:space="preserve"> </w:t>
      </w:r>
      <w:r w:rsidR="00F1133E">
        <w:t>diagram</w:t>
      </w:r>
    </w:p>
    <w:p w14:paraId="7CFEF01B" w14:textId="168DFB04" w:rsidR="00F73AB4" w:rsidRDefault="00F73AB4" w:rsidP="00F73AB4">
      <w:pPr>
        <w:pStyle w:val="Heading4"/>
        <w:rPr>
          <w:lang w:val="en-CA"/>
        </w:rPr>
      </w:pPr>
      <w:r>
        <w:rPr>
          <w:lang w:val="en-CA"/>
        </w:rPr>
        <w:t xml:space="preserve">Design </w:t>
      </w:r>
      <w:r w:rsidR="00080862">
        <w:rPr>
          <w:lang w:val="en-CA"/>
        </w:rPr>
        <w:t>Trade-</w:t>
      </w:r>
      <w:r w:rsidR="002E0CA1">
        <w:rPr>
          <w:lang w:val="en-CA"/>
        </w:rPr>
        <w:t>Off</w:t>
      </w:r>
    </w:p>
    <w:p w14:paraId="6B1EF910" w14:textId="77777777" w:rsidR="00D813EC" w:rsidRPr="00D813EC" w:rsidRDefault="00D813EC" w:rsidP="00D813EC">
      <w:pPr>
        <w:rPr>
          <w:lang w:val="en-CA"/>
        </w:rPr>
      </w:pPr>
      <w:r w:rsidRPr="00D813EC">
        <w:rPr>
          <w:lang w:val="en-CA"/>
        </w:rPr>
        <w:t>One key electrical design decision was the use of a custom buck converter PCB rather than an off-the-shelf voltage regulator module. While designing and manufacturing a PCB introduced additional workload in terms of circuit design, layout, and testing, it allowed for a more compact and integrated power solution.</w:t>
      </w:r>
    </w:p>
    <w:p w14:paraId="1E45D5C6" w14:textId="77777777" w:rsidR="00D813EC" w:rsidRPr="00D813EC" w:rsidRDefault="00D813EC" w:rsidP="00D813EC">
      <w:pPr>
        <w:rPr>
          <w:lang w:val="en-CA"/>
        </w:rPr>
      </w:pPr>
      <w:r w:rsidRPr="00D813EC">
        <w:rPr>
          <w:lang w:val="en-CA"/>
        </w:rPr>
        <w:t>This decision aligned with the team’s objective of minimizing overall robot weight and reducing wiring complexity. Using a discrete module would have required additional connectors and mounting considerations, increasing both bulk and potential points of failure. In contrast, the custom PCB enabled direct integration into the system and cleaner power distribution.</w:t>
      </w:r>
    </w:p>
    <w:p w14:paraId="7826C340" w14:textId="3F44927C" w:rsidR="00D813EC" w:rsidRPr="00D813EC" w:rsidRDefault="00D813EC" w:rsidP="00D813EC">
      <w:pPr>
        <w:rPr>
          <w:lang w:val="en-CA"/>
        </w:rPr>
      </w:pPr>
      <w:r w:rsidRPr="00D813EC">
        <w:rPr>
          <w:lang w:val="en-CA"/>
        </w:rPr>
        <w:t xml:space="preserve">These design decisions were informed through prior coursework, guidance from the teaching team, and additional research into switching regulator design. In particular, application notes such as Texas Instruments’ </w:t>
      </w:r>
      <w:r w:rsidRPr="00D813EC">
        <w:rPr>
          <w:i/>
          <w:iCs/>
          <w:lang w:val="en-CA"/>
        </w:rPr>
        <w:t>Simple Switcher PCB Layout Guidelines (</w:t>
      </w:r>
      <w:commentRangeStart w:id="30"/>
      <w:commentRangeStart w:id="31"/>
      <w:r w:rsidRPr="00D813EC">
        <w:rPr>
          <w:i/>
          <w:iCs/>
          <w:lang w:val="en-CA"/>
        </w:rPr>
        <w:t>SNVA054C</w:t>
      </w:r>
      <w:commentRangeEnd w:id="30"/>
      <w:r w:rsidR="009607D0" w:rsidRPr="00D813EC">
        <w:rPr>
          <w:rStyle w:val="CommentReference"/>
          <w:i/>
          <w:iCs/>
          <w:sz w:val="24"/>
          <w:szCs w:val="24"/>
          <w:lang w:val="en-CA"/>
        </w:rPr>
        <w:commentReference w:id="30"/>
      </w:r>
      <w:commentRangeEnd w:id="31"/>
      <w:r w:rsidR="004E15AE" w:rsidRPr="00D813EC">
        <w:rPr>
          <w:rStyle w:val="CommentReference"/>
          <w:i/>
          <w:iCs/>
          <w:sz w:val="24"/>
          <w:szCs w:val="24"/>
          <w:lang w:val="en-CA"/>
        </w:rPr>
        <w:commentReference w:id="31"/>
      </w:r>
      <w:r w:rsidRPr="00D813EC">
        <w:rPr>
          <w:i/>
          <w:iCs/>
          <w:lang w:val="en-CA"/>
        </w:rPr>
        <w:t>)</w:t>
      </w:r>
      <w:sdt>
        <w:sdtPr>
          <w:rPr>
            <w:lang w:val="en-CA"/>
          </w:rPr>
          <w:id w:val="1061444283"/>
          <w:citation/>
        </w:sdtPr>
        <w:sdtContent>
          <w:r w:rsidR="002E4396">
            <w:rPr>
              <w:lang w:val="en-CA"/>
            </w:rPr>
            <w:fldChar w:fldCharType="begin"/>
          </w:r>
          <w:r w:rsidR="002E4396">
            <w:rPr>
              <w:lang w:val="en-CA"/>
            </w:rPr>
            <w:instrText xml:space="preserve"> CITATION Tex13 \l 4105 </w:instrText>
          </w:r>
          <w:r w:rsidR="002E4396">
            <w:rPr>
              <w:lang w:val="en-CA"/>
            </w:rPr>
            <w:fldChar w:fldCharType="separate"/>
          </w:r>
          <w:r w:rsidR="002E4396">
            <w:rPr>
              <w:noProof/>
              <w:lang w:val="en-CA"/>
            </w:rPr>
            <w:t xml:space="preserve"> </w:t>
          </w:r>
          <w:r w:rsidR="002E4396" w:rsidRPr="002E4396">
            <w:rPr>
              <w:noProof/>
              <w:lang w:val="en-CA"/>
            </w:rPr>
            <w:t>[2]</w:t>
          </w:r>
          <w:r w:rsidR="002E4396">
            <w:rPr>
              <w:lang w:val="en-CA"/>
            </w:rPr>
            <w:fldChar w:fldCharType="end"/>
          </w:r>
        </w:sdtContent>
      </w:sdt>
      <w:r w:rsidR="002E4396" w:rsidRPr="00D813EC">
        <w:rPr>
          <w:lang w:val="en-CA"/>
        </w:rPr>
        <w:t xml:space="preserve"> </w:t>
      </w:r>
      <w:r w:rsidRPr="00D813EC">
        <w:rPr>
          <w:lang w:val="en-CA"/>
        </w:rPr>
        <w:t>were used to guide layout strategy and ensure reliable operation of the converter</w:t>
      </w:r>
      <w:r>
        <w:rPr>
          <w:lang w:val="en-CA"/>
        </w:rPr>
        <w:t xml:space="preserve">, which was provided by Richard </w:t>
      </w:r>
      <w:r w:rsidR="001C304C">
        <w:rPr>
          <w:lang w:val="en-CA"/>
        </w:rPr>
        <w:t xml:space="preserve">Yan from the Engineering Faculty. </w:t>
      </w:r>
    </w:p>
    <w:p w14:paraId="201BECE1" w14:textId="1E19736B" w:rsidR="002E0CA1" w:rsidRDefault="002E0CA1" w:rsidP="002E0CA1">
      <w:pPr>
        <w:pStyle w:val="Heading4"/>
        <w:rPr>
          <w:lang w:val="en-CA"/>
        </w:rPr>
      </w:pPr>
      <w:r>
        <w:t>PCB Architecture</w:t>
      </w:r>
    </w:p>
    <w:p w14:paraId="29F43853" w14:textId="61016ED6" w:rsidR="00D813EC" w:rsidRDefault="006D4C72" w:rsidP="00D813EC">
      <w:pPr>
        <w:rPr>
          <w:lang w:val="en-CA"/>
        </w:rPr>
      </w:pPr>
      <w:r>
        <w:rPr>
          <w:lang w:val="en-CA"/>
        </w:rPr>
        <w:t>The custom buck converter PCB was designed to step the 11.4 V LiPo battery input down to a regulated 5V output capable of supplying up to 5 A, which is required for stable operation of the Raspberry Pi</w:t>
      </w:r>
      <w:r w:rsidR="00DD6ABA">
        <w:rPr>
          <w:lang w:val="en-CA"/>
        </w:rPr>
        <w:t xml:space="preserve"> 5.</w:t>
      </w:r>
    </w:p>
    <w:p w14:paraId="7986C1F1" w14:textId="13190D8C" w:rsidR="00364125" w:rsidRDefault="00364125" w:rsidP="00D813EC">
      <w:pPr>
        <w:rPr>
          <w:lang w:val="en-CA"/>
        </w:rPr>
      </w:pPr>
      <w:r>
        <w:rPr>
          <w:lang w:val="en-CA"/>
        </w:rPr>
        <w:t xml:space="preserve">The implemented circuit was based directly </w:t>
      </w:r>
      <w:r w:rsidR="003E024B">
        <w:rPr>
          <w:lang w:val="en-CA"/>
        </w:rPr>
        <w:t xml:space="preserve">on the recommended application circuit from the switching regulator </w:t>
      </w:r>
      <w:commentRangeStart w:id="32"/>
      <w:commentRangeStart w:id="33"/>
      <w:r w:rsidR="003E024B">
        <w:rPr>
          <w:lang w:val="en-CA"/>
        </w:rPr>
        <w:t>datasheet</w:t>
      </w:r>
      <w:commentRangeEnd w:id="32"/>
      <w:r w:rsidR="009607D0">
        <w:rPr>
          <w:rStyle w:val="CommentReference"/>
          <w:sz w:val="24"/>
          <w:szCs w:val="24"/>
          <w:lang w:val="en-CA"/>
        </w:rPr>
        <w:commentReference w:id="32"/>
      </w:r>
      <w:commentRangeEnd w:id="33"/>
      <w:r w:rsidR="00174BF8">
        <w:rPr>
          <w:rStyle w:val="CommentReference"/>
          <w:sz w:val="24"/>
          <w:szCs w:val="24"/>
          <w:lang w:val="en-CA"/>
        </w:rPr>
        <w:commentReference w:id="33"/>
      </w:r>
      <w:r w:rsidR="00914542">
        <w:rPr>
          <w:lang w:val="en-CA"/>
        </w:rPr>
        <w:t xml:space="preserve"> </w:t>
      </w:r>
      <w:sdt>
        <w:sdtPr>
          <w:rPr>
            <w:lang w:val="en-CA"/>
          </w:rPr>
          <w:id w:val="-494641558"/>
          <w:citation/>
        </w:sdtPr>
        <w:sdtContent>
          <w:r w:rsidR="00914542">
            <w:rPr>
              <w:lang w:val="en-CA"/>
            </w:rPr>
            <w:fldChar w:fldCharType="begin"/>
          </w:r>
          <w:r w:rsidR="00914542">
            <w:rPr>
              <w:lang w:val="en-CA"/>
            </w:rPr>
            <w:instrText xml:space="preserve"> CITATION Tex16 \l 4105 </w:instrText>
          </w:r>
          <w:r w:rsidR="00914542">
            <w:rPr>
              <w:lang w:val="en-CA"/>
            </w:rPr>
            <w:fldChar w:fldCharType="separate"/>
          </w:r>
          <w:r w:rsidR="00914542" w:rsidRPr="00914542">
            <w:rPr>
              <w:noProof/>
              <w:lang w:val="en-CA"/>
            </w:rPr>
            <w:t>[3]</w:t>
          </w:r>
          <w:r w:rsidR="00914542">
            <w:rPr>
              <w:lang w:val="en-CA"/>
            </w:rPr>
            <w:fldChar w:fldCharType="end"/>
          </w:r>
        </w:sdtContent>
      </w:sdt>
      <w:r w:rsidR="004440C5">
        <w:rPr>
          <w:lang w:val="en-CA"/>
        </w:rPr>
        <w:t>,</w:t>
      </w:r>
      <w:r w:rsidR="00960FF4">
        <w:rPr>
          <w:lang w:val="en-CA"/>
        </w:rPr>
        <w:t xml:space="preserve"> selected to match the input voltage range of the LiPo battery and the required output current. Using a </w:t>
      </w:r>
      <w:r w:rsidR="00930B17">
        <w:rPr>
          <w:lang w:val="en-CA"/>
        </w:rPr>
        <w:t>datasheet</w:t>
      </w:r>
      <w:r w:rsidR="002433EC">
        <w:rPr>
          <w:lang w:val="en-CA"/>
        </w:rPr>
        <w:t xml:space="preserve">-proven design reduced risk and ensured that the converter would operate reliably under expected loading conditions. </w:t>
      </w:r>
    </w:p>
    <w:p w14:paraId="6D1716B2" w14:textId="1A8B4EA7" w:rsidR="002433EC" w:rsidRDefault="002433EC" w:rsidP="002433EC">
      <w:pPr>
        <w:pStyle w:val="Heading5"/>
        <w:rPr>
          <w:lang w:val="en-CA"/>
        </w:rPr>
      </w:pPr>
      <w:r>
        <w:rPr>
          <w:lang w:val="en-CA"/>
        </w:rPr>
        <w:t>Component Logic</w:t>
      </w:r>
    </w:p>
    <w:p w14:paraId="7ED50C31" w14:textId="116BFD47" w:rsidR="00096FD9" w:rsidRDefault="00F7654B" w:rsidP="00096FD9">
      <w:pPr>
        <w:rPr>
          <w:lang w:val="en-CA"/>
        </w:rPr>
      </w:pPr>
      <w:r>
        <w:rPr>
          <w:lang w:val="en-CA"/>
        </w:rPr>
        <w:t>The PCB follows a standard buck converter topology consisting of a switching regulator IC, inductor</w:t>
      </w:r>
      <w:r w:rsidR="00115BB3">
        <w:rPr>
          <w:lang w:val="en-CA"/>
        </w:rPr>
        <w:t>, diode and input/output capacitors. These components were selected based on the reference design provided in the regulator datasheet.</w:t>
      </w:r>
    </w:p>
    <w:p w14:paraId="1419B6F6" w14:textId="3577F92A" w:rsidR="00287C61" w:rsidRPr="00096FD9" w:rsidRDefault="00287C61" w:rsidP="00096FD9">
      <w:pPr>
        <w:rPr>
          <w:lang w:val="en-CA"/>
        </w:rPr>
      </w:pPr>
      <w:r>
        <w:rPr>
          <w:lang w:val="en-CA"/>
        </w:rPr>
        <w:t>The regulator IC controls the switching behaviour</w:t>
      </w:r>
      <w:r w:rsidR="00E7339F">
        <w:rPr>
          <w:lang w:val="en-CA"/>
        </w:rPr>
        <w:t>, while the inductors and capacitors smooth the output into a stable DC voltage</w:t>
      </w:r>
      <w:r w:rsidR="00D57461">
        <w:rPr>
          <w:lang w:val="en-CA"/>
        </w:rPr>
        <w:t xml:space="preserve">. </w:t>
      </w:r>
      <w:r w:rsidR="0076023D" w:rsidRPr="0076023D">
        <w:t>Input capacitors were included to reduce voltage ripples from the battery, and output capacitors ensure a stable 5 V supply for the Raspberry Pi. This approach mirrors standard industry design practices for switching power supplies and ensures consistent performance under varying load conditions.</w:t>
      </w:r>
    </w:p>
    <w:p w14:paraId="03960AE6" w14:textId="189FEA69" w:rsidR="00365B19" w:rsidRDefault="00365B19" w:rsidP="00FC7411">
      <w:pPr>
        <w:pStyle w:val="Heading5"/>
        <w:rPr>
          <w:lang w:val="en-CA"/>
        </w:rPr>
      </w:pPr>
      <w:r>
        <w:rPr>
          <w:lang w:val="en-CA"/>
        </w:rPr>
        <w:t xml:space="preserve">Placement </w:t>
      </w:r>
      <w:r w:rsidR="002433EC">
        <w:rPr>
          <w:lang w:val="en-CA"/>
        </w:rPr>
        <w:t>Lo</w:t>
      </w:r>
      <w:r w:rsidRPr="002433EC">
        <w:rPr>
          <w:lang w:val="en-CA"/>
        </w:rPr>
        <w:t>gic</w:t>
      </w:r>
    </w:p>
    <w:p w14:paraId="7072E8E3" w14:textId="77777777" w:rsidR="00E85885" w:rsidRPr="00E85885" w:rsidRDefault="00E85885" w:rsidP="00E85885">
      <w:pPr>
        <w:rPr>
          <w:lang w:val="en-CA"/>
        </w:rPr>
      </w:pPr>
      <w:r w:rsidRPr="00E85885">
        <w:rPr>
          <w:lang w:val="en-CA"/>
        </w:rPr>
        <w:t>Component placement was guided by best practices for switching regulator layout, particularly the need to minimize the high-current switching loop.</w:t>
      </w:r>
    </w:p>
    <w:p w14:paraId="035D40C2" w14:textId="77777777" w:rsidR="00E85885" w:rsidRPr="00E85885" w:rsidRDefault="00E85885" w:rsidP="00E85885">
      <w:pPr>
        <w:rPr>
          <w:lang w:val="en-CA"/>
        </w:rPr>
      </w:pPr>
      <w:r w:rsidRPr="00E85885">
        <w:rPr>
          <w:lang w:val="en-CA"/>
        </w:rPr>
        <w:t>Key components, including the regulator IC, inductor, diode, and capacitors, were placed in close proximity to reduce parasitic inductance and improve efficiency. Input capacitors were positioned as close as possible to the regulator input to stabilize the pulsed current drawn from the battery, while output capacitors were placed near the load path.</w:t>
      </w:r>
    </w:p>
    <w:p w14:paraId="5355E2AE" w14:textId="4DB2143A" w:rsidR="00E85885" w:rsidRPr="00E85885" w:rsidRDefault="00E85885" w:rsidP="00E85885">
      <w:pPr>
        <w:rPr>
          <w:lang w:val="en-CA"/>
        </w:rPr>
      </w:pPr>
      <w:r w:rsidRPr="00E85885">
        <w:rPr>
          <w:lang w:val="en-CA"/>
        </w:rPr>
        <w:t xml:space="preserve">These decisions were directly informed by the Texas Instruments layout </w:t>
      </w:r>
      <w:commentRangeStart w:id="34"/>
      <w:commentRangeStart w:id="35"/>
      <w:r w:rsidRPr="00E85885">
        <w:rPr>
          <w:lang w:val="en-CA"/>
        </w:rPr>
        <w:t>guidelines</w:t>
      </w:r>
      <w:commentRangeEnd w:id="34"/>
      <w:r w:rsidR="009607D0" w:rsidRPr="00E85885">
        <w:rPr>
          <w:rStyle w:val="CommentReference"/>
          <w:sz w:val="24"/>
          <w:szCs w:val="24"/>
          <w:lang w:val="en-CA"/>
        </w:rPr>
        <w:commentReference w:id="34"/>
      </w:r>
      <w:commentRangeEnd w:id="35"/>
      <w:r w:rsidR="004440C5" w:rsidRPr="00E85885">
        <w:rPr>
          <w:rStyle w:val="CommentReference"/>
          <w:sz w:val="24"/>
          <w:szCs w:val="24"/>
          <w:lang w:val="en-CA"/>
        </w:rPr>
        <w:commentReference w:id="35"/>
      </w:r>
      <w:r w:rsidRPr="00E85885">
        <w:rPr>
          <w:lang w:val="en-CA"/>
        </w:rPr>
        <w:t xml:space="preserve"> (SNVA054C)</w:t>
      </w:r>
      <w:r w:rsidR="00BB6B9B">
        <w:rPr>
          <w:lang w:val="en-CA"/>
        </w:rPr>
        <w:t xml:space="preserve"> </w:t>
      </w:r>
      <w:r w:rsidR="00343B9D">
        <w:rPr>
          <w:lang w:val="en-CA"/>
        </w:rPr>
        <w:t>in</w:t>
      </w:r>
      <w:sdt>
        <w:sdtPr>
          <w:rPr>
            <w:lang w:val="en-CA"/>
          </w:rPr>
          <w:id w:val="1030919954"/>
          <w:citation/>
        </w:sdtPr>
        <w:sdtContent>
          <w:r w:rsidR="007C11E1">
            <w:rPr>
              <w:lang w:val="en-CA"/>
            </w:rPr>
            <w:fldChar w:fldCharType="begin"/>
          </w:r>
          <w:r w:rsidR="007C11E1">
            <w:rPr>
              <w:lang w:val="en-CA"/>
            </w:rPr>
            <w:instrText xml:space="preserve"> CITATION Tex13 \l 4105 </w:instrText>
          </w:r>
          <w:r w:rsidR="007C11E1">
            <w:rPr>
              <w:lang w:val="en-CA"/>
            </w:rPr>
            <w:fldChar w:fldCharType="separate"/>
          </w:r>
          <w:r w:rsidR="007C11E1">
            <w:rPr>
              <w:noProof/>
              <w:lang w:val="en-CA"/>
            </w:rPr>
            <w:t xml:space="preserve"> </w:t>
          </w:r>
          <w:r w:rsidR="007C11E1" w:rsidRPr="007C11E1">
            <w:rPr>
              <w:noProof/>
              <w:lang w:val="en-CA"/>
            </w:rPr>
            <w:t>[2]</w:t>
          </w:r>
          <w:r w:rsidR="007C11E1">
            <w:rPr>
              <w:lang w:val="en-CA"/>
            </w:rPr>
            <w:fldChar w:fldCharType="end"/>
          </w:r>
        </w:sdtContent>
      </w:sdt>
      <w:r w:rsidRPr="00E85885">
        <w:rPr>
          <w:lang w:val="en-CA"/>
        </w:rPr>
        <w:t>, which emphasize compact placement of the power stage to reduce noise and improve stability.</w:t>
      </w:r>
    </w:p>
    <w:p w14:paraId="6902C52D" w14:textId="296BC51D" w:rsidR="00331F46" w:rsidRDefault="00365B19" w:rsidP="00FC7411">
      <w:pPr>
        <w:pStyle w:val="Heading5"/>
        <w:rPr>
          <w:lang w:val="en-CA"/>
        </w:rPr>
      </w:pPr>
      <w:r>
        <w:rPr>
          <w:lang w:val="en-CA"/>
        </w:rPr>
        <w:t xml:space="preserve">Routing </w:t>
      </w:r>
      <w:r w:rsidR="002433EC">
        <w:rPr>
          <w:lang w:val="en-CA"/>
        </w:rPr>
        <w:t>L</w:t>
      </w:r>
      <w:r w:rsidRPr="002433EC">
        <w:rPr>
          <w:lang w:val="en-CA"/>
        </w:rPr>
        <w:t>ogic</w:t>
      </w:r>
    </w:p>
    <w:p w14:paraId="04E0060E" w14:textId="77777777" w:rsidR="00A8587C" w:rsidRPr="00A8587C" w:rsidRDefault="00A8587C" w:rsidP="00A8587C">
      <w:pPr>
        <w:rPr>
          <w:lang w:val="en-CA"/>
        </w:rPr>
      </w:pPr>
      <w:r w:rsidRPr="00A8587C">
        <w:rPr>
          <w:lang w:val="en-CA"/>
        </w:rPr>
        <w:t>Routing focused on minimizing resistance and maintaining clean current paths for all high-current connections. The battery input and 5 V output traces were kept short and direct to reduce voltage drop and power loss.</w:t>
      </w:r>
    </w:p>
    <w:p w14:paraId="21550AE6" w14:textId="3575D241" w:rsidR="00A8587C" w:rsidRPr="00A8587C" w:rsidRDefault="00A8587C" w:rsidP="00A8587C">
      <w:pPr>
        <w:rPr>
          <w:lang w:val="en-CA"/>
        </w:rPr>
      </w:pPr>
      <w:r w:rsidRPr="00A8587C">
        <w:rPr>
          <w:lang w:val="en-CA"/>
        </w:rPr>
        <w:t xml:space="preserve">A ground plane was implemented to provide a </w:t>
      </w:r>
      <w:r w:rsidR="006223E8" w:rsidRPr="00A8587C">
        <w:rPr>
          <w:lang w:val="en-CA"/>
        </w:rPr>
        <w:t>low impedance</w:t>
      </w:r>
      <w:r w:rsidRPr="00A8587C">
        <w:rPr>
          <w:lang w:val="en-CA"/>
        </w:rPr>
        <w:t xml:space="preserve"> return path and improve both electrical stability and thermal performance. The switching node was kept compact and isolated from other traces to reduce noise coupling into signal lines.</w:t>
      </w:r>
    </w:p>
    <w:p w14:paraId="516EB183" w14:textId="6C4D88D2" w:rsidR="00A8587C" w:rsidRPr="00A8587C" w:rsidRDefault="00A8587C" w:rsidP="00A8587C">
      <w:pPr>
        <w:rPr>
          <w:lang w:val="en-CA"/>
        </w:rPr>
      </w:pPr>
      <w:r w:rsidRPr="00A8587C">
        <w:rPr>
          <w:lang w:val="en-CA"/>
        </w:rPr>
        <w:t>These routing strategies were based on standard switching power supply layout recommendations and reinforced through external design references.</w:t>
      </w:r>
    </w:p>
    <w:p w14:paraId="3CEE9F8E" w14:textId="2675C074" w:rsidR="00331F46" w:rsidRPr="00331F46" w:rsidRDefault="00331F46" w:rsidP="00FC7411">
      <w:pPr>
        <w:pStyle w:val="Heading5"/>
        <w:rPr>
          <w:lang w:val="en-CA"/>
        </w:rPr>
      </w:pPr>
      <w:r w:rsidRPr="002433EC">
        <w:rPr>
          <w:lang w:val="en-CA"/>
        </w:rPr>
        <w:t xml:space="preserve">Trace </w:t>
      </w:r>
      <w:r w:rsidR="002433EC">
        <w:rPr>
          <w:lang w:val="en-CA"/>
        </w:rPr>
        <w:t>W</w:t>
      </w:r>
      <w:r w:rsidRPr="002433EC">
        <w:rPr>
          <w:lang w:val="en-CA"/>
        </w:rPr>
        <w:t xml:space="preserve">idth </w:t>
      </w:r>
      <w:r w:rsidR="002433EC">
        <w:rPr>
          <w:lang w:val="en-CA"/>
        </w:rPr>
        <w:t>L</w:t>
      </w:r>
      <w:r w:rsidRPr="002433EC">
        <w:rPr>
          <w:lang w:val="en-CA"/>
        </w:rPr>
        <w:t>ogic</w:t>
      </w:r>
    </w:p>
    <w:p w14:paraId="7AA50D56" w14:textId="77777777" w:rsidR="008552CB" w:rsidRPr="008552CB" w:rsidRDefault="008552CB" w:rsidP="008552CB">
      <w:pPr>
        <w:rPr>
          <w:lang w:val="en-CA"/>
        </w:rPr>
      </w:pPr>
      <w:r w:rsidRPr="008552CB">
        <w:rPr>
          <w:lang w:val="en-CA"/>
        </w:rPr>
        <w:t>Trace widths were selected based on expected current levels and standard PCB design guidelines. The board was fabricated using 1 oz copper (approximately 35 µm thickness).</w:t>
      </w:r>
    </w:p>
    <w:p w14:paraId="28FD89CA" w14:textId="4EF20DFC" w:rsidR="008552CB" w:rsidRPr="008552CB" w:rsidRDefault="008552CB" w:rsidP="008552CB">
      <w:pPr>
        <w:rPr>
          <w:lang w:val="en-CA"/>
        </w:rPr>
      </w:pPr>
      <w:r w:rsidRPr="008552CB">
        <w:rPr>
          <w:lang w:val="en-CA"/>
        </w:rPr>
        <w:t xml:space="preserve">For the maximum load condition of 5 V at 5 A (≈25 W output power), high-current traces were designed to be approximately </w:t>
      </w:r>
      <w:r>
        <w:rPr>
          <w:lang w:val="en-CA"/>
        </w:rPr>
        <w:t>2mm</w:t>
      </w:r>
      <w:r w:rsidRPr="008552CB">
        <w:rPr>
          <w:lang w:val="en-CA"/>
        </w:rPr>
        <w:t xml:space="preserve"> wide. This ensures that the traces can safely carry the required current while minimizing voltage drop and resistive heating.</w:t>
      </w:r>
    </w:p>
    <w:p w14:paraId="219BD371" w14:textId="77777777" w:rsidR="008552CB" w:rsidRPr="008552CB" w:rsidRDefault="008552CB" w:rsidP="008552CB">
      <w:pPr>
        <w:rPr>
          <w:lang w:val="en-CA"/>
        </w:rPr>
      </w:pPr>
      <w:r w:rsidRPr="008552CB">
        <w:rPr>
          <w:lang w:val="en-CA"/>
        </w:rPr>
        <w:t>Wider traces reduce current density, which helps prevent overheating and improves overall reliability. In contrast, low-current signal traces were kept narrower to conserve board space.</w:t>
      </w:r>
    </w:p>
    <w:p w14:paraId="5CA93F87" w14:textId="4478DBDE" w:rsidR="008552CB" w:rsidRDefault="008552CB" w:rsidP="008552CB">
      <w:pPr>
        <w:rPr>
          <w:lang w:val="en-CA"/>
        </w:rPr>
      </w:pPr>
      <w:r w:rsidRPr="008552CB">
        <w:rPr>
          <w:lang w:val="en-CA"/>
        </w:rPr>
        <w:t xml:space="preserve">These values were determined using IPC-based trace width </w:t>
      </w:r>
      <w:commentRangeStart w:id="36"/>
      <w:commentRangeStart w:id="37"/>
      <w:r w:rsidRPr="008552CB">
        <w:rPr>
          <w:lang w:val="en-CA"/>
        </w:rPr>
        <w:t>guidelines</w:t>
      </w:r>
      <w:commentRangeEnd w:id="36"/>
      <w:r w:rsidR="009607D0" w:rsidRPr="008552CB">
        <w:rPr>
          <w:rStyle w:val="CommentReference"/>
          <w:sz w:val="24"/>
          <w:szCs w:val="24"/>
          <w:lang w:val="en-CA"/>
        </w:rPr>
        <w:commentReference w:id="36"/>
      </w:r>
      <w:commentRangeEnd w:id="37"/>
      <w:r w:rsidR="00450BE1" w:rsidRPr="008552CB">
        <w:rPr>
          <w:rStyle w:val="CommentReference"/>
          <w:sz w:val="24"/>
          <w:szCs w:val="24"/>
          <w:lang w:val="en-CA"/>
        </w:rPr>
        <w:commentReference w:id="37"/>
      </w:r>
      <w:r w:rsidRPr="008552CB">
        <w:rPr>
          <w:lang w:val="en-CA"/>
        </w:rPr>
        <w:t xml:space="preserve"> </w:t>
      </w:r>
      <w:r w:rsidR="000A0BAE">
        <w:rPr>
          <w:lang w:val="en-CA"/>
        </w:rPr>
        <w:t xml:space="preserve">from </w:t>
      </w:r>
      <w:sdt>
        <w:sdtPr>
          <w:rPr>
            <w:lang w:val="en-CA"/>
          </w:rPr>
          <w:id w:val="-313719866"/>
          <w:citation/>
        </w:sdtPr>
        <w:sdtContent>
          <w:r w:rsidR="000A0BAE">
            <w:rPr>
              <w:lang w:val="en-CA"/>
            </w:rPr>
            <w:fldChar w:fldCharType="begin"/>
          </w:r>
          <w:r w:rsidR="000A0BAE">
            <w:rPr>
              <w:lang w:val="en-CA"/>
            </w:rPr>
            <w:instrText xml:space="preserve"> CITATION Pou23 \l 4105 </w:instrText>
          </w:r>
          <w:r w:rsidR="000A0BAE">
            <w:rPr>
              <w:lang w:val="en-CA"/>
            </w:rPr>
            <w:fldChar w:fldCharType="separate"/>
          </w:r>
          <w:r w:rsidR="000A0BAE" w:rsidRPr="000A0BAE">
            <w:rPr>
              <w:noProof/>
              <w:lang w:val="en-CA"/>
            </w:rPr>
            <w:t>[4]</w:t>
          </w:r>
          <w:r w:rsidR="000A0BAE">
            <w:rPr>
              <w:lang w:val="en-CA"/>
            </w:rPr>
            <w:fldChar w:fldCharType="end"/>
          </w:r>
        </w:sdtContent>
      </w:sdt>
      <w:r w:rsidR="000A0BAE">
        <w:rPr>
          <w:lang w:val="en-CA"/>
        </w:rPr>
        <w:t xml:space="preserve"> </w:t>
      </w:r>
      <w:r w:rsidRPr="008552CB">
        <w:rPr>
          <w:lang w:val="en-CA"/>
        </w:rPr>
        <w:t>and verified through reference calculators, ensuring that the PCB could reliably handle the required power delivery.</w:t>
      </w:r>
    </w:p>
    <w:p w14:paraId="746037FE" w14:textId="78CB3047" w:rsidR="00260A36" w:rsidRDefault="00260A36" w:rsidP="00260A36">
      <w:pPr>
        <w:pStyle w:val="Heading5"/>
        <w:rPr>
          <w:lang w:val="en-CA"/>
        </w:rPr>
      </w:pPr>
      <w:r>
        <w:rPr>
          <w:lang w:val="en-CA"/>
        </w:rPr>
        <w:t>Layout Implementation (KiCad)</w:t>
      </w:r>
    </w:p>
    <w:p w14:paraId="217CC20A" w14:textId="1FC200B8" w:rsidR="0009030E" w:rsidRPr="0009030E" w:rsidRDefault="0009030E" w:rsidP="0009030E">
      <w:pPr>
        <w:rPr>
          <w:lang w:val="en-CA"/>
        </w:rPr>
      </w:pPr>
      <w:r w:rsidRPr="0009030E">
        <w:rPr>
          <w:lang w:val="en-CA"/>
        </w:rPr>
        <w:t>The final PCB layout was implemented in KiCad</w:t>
      </w:r>
      <w:r w:rsidR="00CC161C">
        <w:rPr>
          <w:lang w:val="en-CA"/>
        </w:rPr>
        <w:t xml:space="preserve"> as seen in </w:t>
      </w:r>
      <w:r w:rsidR="000C7524" w:rsidRPr="000C7524">
        <w:rPr>
          <w:lang w:val="en-CA"/>
        </w:rPr>
        <w:fldChar w:fldCharType="begin"/>
      </w:r>
      <w:r w:rsidR="000C7524" w:rsidRPr="000C7524">
        <w:rPr>
          <w:lang w:val="en-CA"/>
        </w:rPr>
        <w:instrText xml:space="preserve"> REF _Ref226411903 \h </w:instrText>
      </w:r>
      <w:r w:rsidR="000C7524" w:rsidRPr="000C7524">
        <w:rPr>
          <w:lang w:val="en-CA"/>
        </w:rPr>
      </w:r>
      <w:r w:rsidR="000C7524">
        <w:rPr>
          <w:lang w:val="en-CA"/>
        </w:rPr>
        <w:instrText xml:space="preserve"> \* MERGEFORMAT </w:instrText>
      </w:r>
      <w:r w:rsidR="000C7524" w:rsidRPr="000C7524">
        <w:rPr>
          <w:lang w:val="en-CA"/>
        </w:rPr>
        <w:fldChar w:fldCharType="separate"/>
      </w:r>
      <w:r w:rsidR="000C7524" w:rsidRPr="000C7524">
        <w:t xml:space="preserve">Figure </w:t>
      </w:r>
      <w:r w:rsidR="000C7524" w:rsidRPr="000C7524">
        <w:rPr>
          <w:noProof/>
        </w:rPr>
        <w:t>8</w:t>
      </w:r>
      <w:r w:rsidR="000C7524" w:rsidRPr="000C7524">
        <w:rPr>
          <w:lang w:val="en-CA"/>
        </w:rPr>
        <w:fldChar w:fldCharType="end"/>
      </w:r>
      <w:r w:rsidR="000C7524" w:rsidRPr="000C7524">
        <w:rPr>
          <w:lang w:val="en-CA"/>
        </w:rPr>
        <w:t>,</w:t>
      </w:r>
      <w:r w:rsidRPr="000C7524">
        <w:rPr>
          <w:lang w:val="en-CA"/>
        </w:rPr>
        <w:t xml:space="preserve"> incorporating</w:t>
      </w:r>
      <w:r w:rsidRPr="0009030E">
        <w:rPr>
          <w:lang w:val="en-CA"/>
        </w:rPr>
        <w:t xml:space="preserve"> the design decisions described above, including wide power traces, compact switching loops, and a continuous ground plane.</w:t>
      </w:r>
    </w:p>
    <w:p w14:paraId="34AE0A3D" w14:textId="1E867C17" w:rsidR="007A325B" w:rsidRDefault="00F73D3B" w:rsidP="007A325B">
      <w:pPr>
        <w:keepNext/>
        <w:jc w:val="center"/>
      </w:pPr>
      <w:r w:rsidRPr="00F73D3B">
        <w:rPr>
          <w:noProof/>
        </w:rPr>
        <w:drawing>
          <wp:inline distT="0" distB="0" distL="0" distR="0" wp14:anchorId="04DB8BC8" wp14:editId="76203B6E">
            <wp:extent cx="5943600" cy="3176270"/>
            <wp:effectExtent l="0" t="0" r="0" b="5080"/>
            <wp:docPr id="197446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7919" name=""/>
                    <pic:cNvPicPr/>
                  </pic:nvPicPr>
                  <pic:blipFill>
                    <a:blip r:embed="rId24"/>
                    <a:stretch>
                      <a:fillRect/>
                    </a:stretch>
                  </pic:blipFill>
                  <pic:spPr>
                    <a:xfrm>
                      <a:off x="0" y="0"/>
                      <a:ext cx="5943600" cy="3176270"/>
                    </a:xfrm>
                    <a:prstGeom prst="rect">
                      <a:avLst/>
                    </a:prstGeom>
                  </pic:spPr>
                </pic:pic>
              </a:graphicData>
            </a:graphic>
          </wp:inline>
        </w:drawing>
      </w:r>
    </w:p>
    <w:p w14:paraId="17815195" w14:textId="6FFE5AA1" w:rsidR="0009030E" w:rsidRDefault="007A325B" w:rsidP="007A325B">
      <w:pPr>
        <w:pStyle w:val="Caption"/>
        <w:jc w:val="center"/>
      </w:pPr>
      <w:bookmarkStart w:id="38" w:name="_Toc226408237"/>
      <w:bookmarkStart w:id="39" w:name="_Ref226411903"/>
      <w:r>
        <w:t xml:space="preserve">Figure </w:t>
      </w:r>
      <w:r>
        <w:fldChar w:fldCharType="begin"/>
      </w:r>
      <w:r>
        <w:instrText xml:space="preserve"> SEQ Figure \* ARABIC </w:instrText>
      </w:r>
      <w:r>
        <w:fldChar w:fldCharType="separate"/>
      </w:r>
      <w:r w:rsidR="009A7C14">
        <w:rPr>
          <w:noProof/>
        </w:rPr>
        <w:t>8</w:t>
      </w:r>
      <w:r>
        <w:fldChar w:fldCharType="end"/>
      </w:r>
      <w:bookmarkEnd w:id="39"/>
      <w:r w:rsidR="001D131C">
        <w:t xml:space="preserve">: </w:t>
      </w:r>
      <w:r>
        <w:t xml:space="preserve"> Buck Converter PCB </w:t>
      </w:r>
      <w:r w:rsidR="00C66685">
        <w:t xml:space="preserve">Traces </w:t>
      </w:r>
      <w:r>
        <w:t>Layout</w:t>
      </w:r>
      <w:bookmarkEnd w:id="38"/>
    </w:p>
    <w:p w14:paraId="4F0AC8D9" w14:textId="1A617D66" w:rsidR="007A325B" w:rsidRPr="007A325B" w:rsidRDefault="007A325B" w:rsidP="007A325B">
      <w:pPr>
        <w:rPr>
          <w:lang w:val="en-CA"/>
        </w:rPr>
      </w:pPr>
      <w:r>
        <w:rPr>
          <w:lang w:val="en-CA"/>
        </w:rPr>
        <w:t xml:space="preserve">This figure </w:t>
      </w:r>
      <w:r w:rsidR="009A0686">
        <w:rPr>
          <w:lang w:val="en-CA"/>
        </w:rPr>
        <w:t>demonstrates</w:t>
      </w:r>
      <w:r>
        <w:rPr>
          <w:lang w:val="en-CA"/>
        </w:rPr>
        <w:t xml:space="preserve"> the </w:t>
      </w:r>
      <w:r w:rsidR="009A0686">
        <w:rPr>
          <w:lang w:val="en-CA"/>
        </w:rPr>
        <w:t xml:space="preserve">above-discussed </w:t>
      </w:r>
      <w:r>
        <w:rPr>
          <w:lang w:val="en-CA"/>
        </w:rPr>
        <w:t>routing</w:t>
      </w:r>
      <w:r w:rsidR="00FA4951">
        <w:rPr>
          <w:lang w:val="en-CA"/>
        </w:rPr>
        <w:t xml:space="preserve"> </w:t>
      </w:r>
      <w:r w:rsidR="00FA4951" w:rsidRPr="00FA4951">
        <w:t xml:space="preserve">of high-current traces, </w:t>
      </w:r>
      <w:r w:rsidR="009A0686">
        <w:t xml:space="preserve">component </w:t>
      </w:r>
      <w:r w:rsidR="00FA4951" w:rsidRPr="00FA4951">
        <w:t xml:space="preserve">placement </w:t>
      </w:r>
      <w:r w:rsidR="009A0686">
        <w:t>configurations</w:t>
      </w:r>
      <w:r w:rsidR="00FA4951" w:rsidRPr="00FA4951">
        <w:t xml:space="preserve">, and overall layout of the power stage. The design reflects the application of </w:t>
      </w:r>
      <w:r w:rsidR="00A76A56">
        <w:t xml:space="preserve">the key </w:t>
      </w:r>
      <w:r w:rsidR="00FA4951" w:rsidRPr="00FA4951">
        <w:t xml:space="preserve">switching regulator layout </w:t>
      </w:r>
      <w:r w:rsidR="00A76A56">
        <w:t xml:space="preserve">design </w:t>
      </w:r>
      <w:r w:rsidR="00FA4951" w:rsidRPr="00FA4951">
        <w:t xml:space="preserve">guidelines </w:t>
      </w:r>
      <w:r w:rsidR="00A76A56">
        <w:t xml:space="preserve">outlined in </w:t>
      </w:r>
      <w:sdt>
        <w:sdtPr>
          <w:id w:val="1187101608"/>
          <w:citation/>
        </w:sdtPr>
        <w:sdtContent>
          <w:r w:rsidR="007C11E1" w:rsidRPr="007C11E1">
            <w:fldChar w:fldCharType="begin"/>
          </w:r>
          <w:r w:rsidR="007C11E1" w:rsidRPr="007C11E1">
            <w:rPr>
              <w:lang w:val="en-CA"/>
            </w:rPr>
            <w:instrText xml:space="preserve"> CITATION Tex13 \l 4105 </w:instrText>
          </w:r>
          <w:r w:rsidR="007C11E1" w:rsidRPr="007C11E1">
            <w:fldChar w:fldCharType="separate"/>
          </w:r>
          <w:r w:rsidR="007C11E1" w:rsidRPr="007C11E1">
            <w:rPr>
              <w:noProof/>
              <w:lang w:val="en-CA"/>
            </w:rPr>
            <w:t>[2]</w:t>
          </w:r>
          <w:r w:rsidR="007C11E1" w:rsidRPr="007C11E1">
            <w:fldChar w:fldCharType="end"/>
          </w:r>
        </w:sdtContent>
      </w:sdt>
      <w:r w:rsidR="00FA4951" w:rsidRPr="007C11E1">
        <w:t>.</w:t>
      </w:r>
    </w:p>
    <w:p w14:paraId="45E16848" w14:textId="651DF814" w:rsidR="00BF40B6" w:rsidRPr="00B9131B" w:rsidRDefault="00BF40B6" w:rsidP="00BF40B6">
      <w:pPr>
        <w:pStyle w:val="Heading2"/>
        <w:numPr>
          <w:ilvl w:val="1"/>
          <w:numId w:val="21"/>
        </w:numPr>
        <w:rPr>
          <w:rFonts w:asciiTheme="minorHAnsi" w:hAnsiTheme="minorHAnsi"/>
          <w:lang w:val="en-CA"/>
        </w:rPr>
      </w:pPr>
      <w:bookmarkStart w:id="40" w:name="_Toc226408591"/>
      <w:r w:rsidRPr="00B9131B">
        <w:rPr>
          <w:rFonts w:asciiTheme="minorHAnsi" w:hAnsiTheme="minorHAnsi"/>
          <w:lang w:val="en-CA"/>
        </w:rPr>
        <w:t>Design Mapping to Objectives and Constraints</w:t>
      </w:r>
      <w:bookmarkEnd w:id="40"/>
    </w:p>
    <w:p w14:paraId="55DD38CC" w14:textId="0C887814" w:rsidR="12BDDA0D" w:rsidRPr="00B9131B" w:rsidRDefault="12BDDA0D" w:rsidP="36C63206">
      <w:pPr>
        <w:spacing w:before="240" w:after="240"/>
        <w:rPr>
          <w:rFonts w:eastAsia="Calibri" w:cs="Calibri"/>
          <w:color w:val="000000" w:themeColor="text1"/>
          <w:lang w:val="en-CA"/>
        </w:rPr>
      </w:pPr>
      <w:r w:rsidRPr="00B9131B">
        <w:rPr>
          <w:rFonts w:eastAsia="Calibri" w:cs="Calibri"/>
          <w:color w:val="000000" w:themeColor="text1"/>
          <w:lang w:val="en-CA"/>
        </w:rPr>
        <w:t>The</w:t>
      </w:r>
      <w:r w:rsidR="2A2B1A37" w:rsidRPr="00B9131B">
        <w:rPr>
          <w:rFonts w:eastAsia="Calibri" w:cs="Calibri"/>
          <w:color w:val="000000" w:themeColor="text1"/>
          <w:lang w:val="en-CA"/>
        </w:rPr>
        <w:t xml:space="preserve"> </w:t>
      </w:r>
      <w:r w:rsidRPr="00B9131B">
        <w:rPr>
          <w:rFonts w:eastAsia="Calibri" w:cs="Calibri"/>
          <w:color w:val="000000" w:themeColor="text1"/>
          <w:lang w:val="en-CA"/>
        </w:rPr>
        <w:t xml:space="preserve">team’s </w:t>
      </w:r>
      <w:r w:rsidR="2A2B1A37" w:rsidRPr="00B9131B">
        <w:rPr>
          <w:rFonts w:eastAsia="Calibri" w:cs="Calibri"/>
          <w:color w:val="000000" w:themeColor="text1"/>
          <w:lang w:val="en-CA"/>
        </w:rPr>
        <w:t xml:space="preserve">final robot design was developed to directly address the objectives and constraints outlined during the problem formulation phase. </w:t>
      </w:r>
      <w:r w:rsidR="10FA98B7" w:rsidRPr="00B9131B">
        <w:rPr>
          <w:rFonts w:eastAsia="Calibri" w:cs="Calibri"/>
          <w:color w:val="000000" w:themeColor="text1"/>
          <w:lang w:val="en-CA"/>
        </w:rPr>
        <w:t>T</w:t>
      </w:r>
      <w:r w:rsidR="2A2B1A37" w:rsidRPr="00B9131B">
        <w:rPr>
          <w:rFonts w:eastAsia="Calibri" w:cs="Calibri"/>
          <w:color w:val="000000" w:themeColor="text1"/>
          <w:lang w:val="en-CA"/>
        </w:rPr>
        <w:t>he design w</w:t>
      </w:r>
      <w:r w:rsidR="0C0FC32F" w:rsidRPr="00B9131B">
        <w:rPr>
          <w:rFonts w:eastAsia="Calibri" w:cs="Calibri"/>
          <w:color w:val="000000" w:themeColor="text1"/>
          <w:lang w:val="en-CA"/>
        </w:rPr>
        <w:t xml:space="preserve">as </w:t>
      </w:r>
      <w:r w:rsidR="2A2B1A37" w:rsidRPr="00B9131B">
        <w:rPr>
          <w:rFonts w:eastAsia="Calibri" w:cs="Calibri"/>
          <w:color w:val="000000" w:themeColor="text1"/>
          <w:lang w:val="en-CA"/>
        </w:rPr>
        <w:t>selected to ensure reliable completion of the course while meeting size, cost, and performance requirements.</w:t>
      </w:r>
    </w:p>
    <w:p w14:paraId="5C26148A" w14:textId="75E80229" w:rsidR="2A2B1A37" w:rsidRPr="00B9131B" w:rsidRDefault="2A2B1A37"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One of the </w:t>
      </w:r>
      <w:r w:rsidR="7B8833D6" w:rsidRPr="00B9131B">
        <w:rPr>
          <w:rFonts w:eastAsia="Calibri" w:cs="Calibri"/>
          <w:color w:val="000000" w:themeColor="text1"/>
          <w:lang w:val="en-CA"/>
        </w:rPr>
        <w:t>main</w:t>
      </w:r>
      <w:r w:rsidRPr="00B9131B">
        <w:rPr>
          <w:rFonts w:eastAsia="Calibri" w:cs="Calibri"/>
          <w:color w:val="000000" w:themeColor="text1"/>
          <w:lang w:val="en-CA"/>
        </w:rPr>
        <w:t xml:space="preserve"> objectives was to autonomously follow the course and rescue the </w:t>
      </w:r>
      <w:r w:rsidR="008C5E09">
        <w:rPr>
          <w:rFonts w:eastAsia="Calibri" w:cs="Calibri"/>
          <w:color w:val="000000" w:themeColor="text1"/>
          <w:lang w:val="en-CA"/>
        </w:rPr>
        <w:t>LEGO</w:t>
      </w:r>
      <w:r w:rsidRPr="00B9131B">
        <w:rPr>
          <w:rFonts w:eastAsia="Calibri" w:cs="Calibri"/>
          <w:color w:val="000000" w:themeColor="text1"/>
          <w:lang w:val="en-CA"/>
        </w:rPr>
        <w:t xml:space="preserve"> figure. This was achieved using a camera-based vision system mounted at the front of the robot, </w:t>
      </w:r>
      <w:r w:rsidR="194F8B3D" w:rsidRPr="00B9131B">
        <w:rPr>
          <w:rFonts w:eastAsia="Calibri" w:cs="Calibri"/>
          <w:color w:val="000000" w:themeColor="text1"/>
          <w:lang w:val="en-CA"/>
        </w:rPr>
        <w:t>enabling detection</w:t>
      </w:r>
      <w:r w:rsidRPr="00B9131B">
        <w:rPr>
          <w:rFonts w:eastAsia="Calibri" w:cs="Calibri"/>
          <w:color w:val="000000" w:themeColor="text1"/>
          <w:lang w:val="en-CA"/>
        </w:rPr>
        <w:t xml:space="preserve"> of the red </w:t>
      </w:r>
      <w:r w:rsidR="23C326BA" w:rsidRPr="00B9131B">
        <w:rPr>
          <w:rFonts w:eastAsia="Calibri" w:cs="Calibri"/>
          <w:color w:val="000000" w:themeColor="text1"/>
          <w:lang w:val="en-CA"/>
        </w:rPr>
        <w:t>cours</w:t>
      </w:r>
      <w:r w:rsidRPr="00B9131B">
        <w:rPr>
          <w:rFonts w:eastAsia="Calibri" w:cs="Calibri"/>
          <w:color w:val="000000" w:themeColor="text1"/>
          <w:lang w:val="en-CA"/>
        </w:rPr>
        <w:t xml:space="preserve">e lines. The Raspberry Pi processes this visual input and generates motor commands for line following, allowing the robot to remain within </w:t>
      </w:r>
      <w:r w:rsidR="63FD0B8D" w:rsidRPr="00B9131B">
        <w:rPr>
          <w:rFonts w:eastAsia="Calibri" w:cs="Calibri"/>
          <w:color w:val="000000" w:themeColor="text1"/>
          <w:lang w:val="en-CA"/>
        </w:rPr>
        <w:t>a certain tolerance of the line</w:t>
      </w:r>
      <w:r w:rsidRPr="00B9131B">
        <w:rPr>
          <w:rFonts w:eastAsia="Calibri" w:cs="Calibri"/>
          <w:color w:val="000000" w:themeColor="text1"/>
          <w:lang w:val="en-CA"/>
        </w:rPr>
        <w:t xml:space="preserve">. A differential drive configuration provides sufficient maneuverability to navigate turns </w:t>
      </w:r>
      <w:r w:rsidR="57551F7F" w:rsidRPr="00B9131B">
        <w:rPr>
          <w:rFonts w:eastAsia="Calibri" w:cs="Calibri"/>
          <w:color w:val="000000" w:themeColor="text1"/>
          <w:lang w:val="en-CA"/>
        </w:rPr>
        <w:t>on th</w:t>
      </w:r>
      <w:r w:rsidRPr="00B9131B">
        <w:rPr>
          <w:rFonts w:eastAsia="Calibri" w:cs="Calibri"/>
          <w:color w:val="000000" w:themeColor="text1"/>
          <w:lang w:val="en-CA"/>
        </w:rPr>
        <w:t>e course.</w:t>
      </w:r>
      <w:r w:rsidR="103677A0" w:rsidRPr="00B9131B">
        <w:rPr>
          <w:rFonts w:eastAsia="Calibri" w:cs="Calibri"/>
          <w:color w:val="000000" w:themeColor="text1"/>
          <w:lang w:val="en-CA"/>
        </w:rPr>
        <w:t xml:space="preserve"> </w:t>
      </w:r>
      <w:r w:rsidRPr="00B9131B">
        <w:rPr>
          <w:rFonts w:eastAsia="Calibri" w:cs="Calibri"/>
          <w:color w:val="000000" w:themeColor="text1"/>
          <w:lang w:val="en-CA"/>
        </w:rPr>
        <w:t xml:space="preserve">The objective of safely transporting the </w:t>
      </w:r>
      <w:r w:rsidR="008C5E09">
        <w:rPr>
          <w:rFonts w:eastAsia="Calibri" w:cs="Calibri"/>
          <w:color w:val="000000" w:themeColor="text1"/>
          <w:lang w:val="en-CA"/>
        </w:rPr>
        <w:t>LEGO</w:t>
      </w:r>
      <w:r w:rsidRPr="00B9131B">
        <w:rPr>
          <w:rFonts w:eastAsia="Calibri" w:cs="Calibri"/>
          <w:color w:val="000000" w:themeColor="text1"/>
          <w:lang w:val="en-CA"/>
        </w:rPr>
        <w:t xml:space="preserve"> figure was addressed through </w:t>
      </w:r>
      <w:r w:rsidR="5A98DBCF" w:rsidRPr="00B9131B">
        <w:rPr>
          <w:rFonts w:eastAsia="Calibri" w:cs="Calibri"/>
          <w:color w:val="000000" w:themeColor="text1"/>
          <w:lang w:val="en-CA"/>
        </w:rPr>
        <w:t xml:space="preserve">the team’s </w:t>
      </w:r>
      <w:r w:rsidRPr="00B9131B">
        <w:rPr>
          <w:rFonts w:eastAsia="Calibri" w:cs="Calibri"/>
          <w:color w:val="000000" w:themeColor="text1"/>
          <w:lang w:val="en-CA"/>
        </w:rPr>
        <w:t xml:space="preserve">gripper mechanism at the front of the robot. The system uses two servo motors: one for vertical lifting and one for opening and closing the gripper. This enables the robot to lower onto the </w:t>
      </w:r>
      <w:r w:rsidR="008C5E09">
        <w:rPr>
          <w:rFonts w:eastAsia="Calibri" w:cs="Calibri"/>
          <w:color w:val="000000" w:themeColor="text1"/>
          <w:lang w:val="en-CA"/>
        </w:rPr>
        <w:t>LEGO</w:t>
      </w:r>
      <w:r w:rsidRPr="00B9131B">
        <w:rPr>
          <w:rFonts w:eastAsia="Calibri" w:cs="Calibri"/>
          <w:color w:val="000000" w:themeColor="text1"/>
          <w:lang w:val="en-CA"/>
        </w:rPr>
        <w:t xml:space="preserve"> figure, secure it, and lift it for transport. Predefined servo positions </w:t>
      </w:r>
      <w:r w:rsidR="241E20AF" w:rsidRPr="00B9131B">
        <w:rPr>
          <w:rFonts w:eastAsia="Calibri" w:cs="Calibri"/>
          <w:color w:val="000000" w:themeColor="text1"/>
          <w:lang w:val="en-CA"/>
        </w:rPr>
        <w:t xml:space="preserve">help </w:t>
      </w:r>
      <w:r w:rsidRPr="00B9131B">
        <w:rPr>
          <w:rFonts w:eastAsia="Calibri" w:cs="Calibri"/>
          <w:color w:val="000000" w:themeColor="text1"/>
          <w:lang w:val="en-CA"/>
        </w:rPr>
        <w:t>ensure repeatable pickup and drop-off actions, improving reliability.</w:t>
      </w:r>
    </w:p>
    <w:p w14:paraId="40D56BF4" w14:textId="13770A1E" w:rsidR="2A2B1A37" w:rsidRPr="00B9131B" w:rsidRDefault="2A2B1A37"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In terms of performance, minimizing traversal time was supported by a compact design. The stacked plate </w:t>
      </w:r>
      <w:r w:rsidR="68F0B611" w:rsidRPr="00B9131B">
        <w:rPr>
          <w:rFonts w:eastAsia="Calibri" w:cs="Calibri"/>
          <w:color w:val="000000" w:themeColor="text1"/>
          <w:lang w:val="en-CA"/>
        </w:rPr>
        <w:t>chassis maintained</w:t>
      </w:r>
      <w:r w:rsidRPr="00B9131B">
        <w:rPr>
          <w:rFonts w:eastAsia="Calibri" w:cs="Calibri"/>
          <w:color w:val="000000" w:themeColor="text1"/>
          <w:lang w:val="en-CA"/>
        </w:rPr>
        <w:t xml:space="preserve"> structural stability. The differential drive system enable</w:t>
      </w:r>
      <w:r w:rsidR="1A46623B" w:rsidRPr="00B9131B">
        <w:rPr>
          <w:rFonts w:eastAsia="Calibri" w:cs="Calibri"/>
          <w:color w:val="000000" w:themeColor="text1"/>
          <w:lang w:val="en-CA"/>
        </w:rPr>
        <w:t>d</w:t>
      </w:r>
      <w:r w:rsidRPr="00B9131B">
        <w:rPr>
          <w:rFonts w:eastAsia="Calibri" w:cs="Calibri"/>
          <w:color w:val="000000" w:themeColor="text1"/>
          <w:lang w:val="en-CA"/>
        </w:rPr>
        <w:t xml:space="preserve"> smooth </w:t>
      </w:r>
      <w:r w:rsidR="7D75AF76" w:rsidRPr="00B9131B">
        <w:rPr>
          <w:rFonts w:eastAsia="Calibri" w:cs="Calibri"/>
          <w:color w:val="000000" w:themeColor="text1"/>
          <w:lang w:val="en-CA"/>
        </w:rPr>
        <w:t xml:space="preserve">and simple </w:t>
      </w:r>
      <w:r w:rsidRPr="00B9131B">
        <w:rPr>
          <w:rFonts w:eastAsia="Calibri" w:cs="Calibri"/>
          <w:color w:val="000000" w:themeColor="text1"/>
          <w:lang w:val="en-CA"/>
        </w:rPr>
        <w:t>steering, allowing the robot to maintain speed along straight</w:t>
      </w:r>
      <w:r w:rsidR="43D6BE28" w:rsidRPr="00B9131B">
        <w:rPr>
          <w:rFonts w:eastAsia="Calibri" w:cs="Calibri"/>
          <w:color w:val="000000" w:themeColor="text1"/>
          <w:lang w:val="en-CA"/>
        </w:rPr>
        <w:t xml:space="preserve">s </w:t>
      </w:r>
      <w:r w:rsidRPr="00B9131B">
        <w:rPr>
          <w:rFonts w:eastAsia="Calibri" w:cs="Calibri"/>
          <w:color w:val="000000" w:themeColor="text1"/>
          <w:lang w:val="en-CA"/>
        </w:rPr>
        <w:t xml:space="preserve">and turns. </w:t>
      </w:r>
      <w:r w:rsidR="3B4A4CCF" w:rsidRPr="00B9131B">
        <w:rPr>
          <w:rFonts w:eastAsia="Calibri" w:cs="Calibri"/>
          <w:color w:val="000000" w:themeColor="text1"/>
          <w:lang w:val="en-CA"/>
        </w:rPr>
        <w:t>It is important to note that</w:t>
      </w:r>
      <w:r w:rsidRPr="00B9131B">
        <w:rPr>
          <w:rFonts w:eastAsia="Calibri" w:cs="Calibri"/>
          <w:color w:val="000000" w:themeColor="text1"/>
          <w:lang w:val="en-CA"/>
        </w:rPr>
        <w:t xml:space="preserve"> reliability was prioritized over maximum speed</w:t>
      </w:r>
      <w:r w:rsidR="3DB561DF" w:rsidRPr="00B9131B">
        <w:rPr>
          <w:rFonts w:eastAsia="Calibri" w:cs="Calibri"/>
          <w:color w:val="000000" w:themeColor="text1"/>
          <w:lang w:val="en-CA"/>
        </w:rPr>
        <w:t>.</w:t>
      </w:r>
      <w:r w:rsidR="2C750A61" w:rsidRPr="00B9131B">
        <w:rPr>
          <w:rFonts w:eastAsia="Calibri" w:cs="Calibri"/>
          <w:color w:val="000000" w:themeColor="text1"/>
          <w:lang w:val="en-CA"/>
        </w:rPr>
        <w:t xml:space="preserve"> </w:t>
      </w:r>
      <w:r w:rsidRPr="00B9131B">
        <w:rPr>
          <w:rFonts w:eastAsia="Calibri" w:cs="Calibri"/>
          <w:color w:val="000000" w:themeColor="text1"/>
          <w:lang w:val="en-CA"/>
        </w:rPr>
        <w:t>The system satisfies dimensional constraints through its compact, vertically integrated layout, with the Raspberry Pi, Arduino, and motor shield</w:t>
      </w:r>
      <w:r w:rsidR="1A2D6566" w:rsidRPr="00B9131B">
        <w:rPr>
          <w:rFonts w:eastAsia="Calibri" w:cs="Calibri"/>
          <w:color w:val="000000" w:themeColor="text1"/>
          <w:lang w:val="en-CA"/>
        </w:rPr>
        <w:t xml:space="preserve"> stacked</w:t>
      </w:r>
      <w:r w:rsidRPr="00B9131B">
        <w:rPr>
          <w:rFonts w:eastAsia="Calibri" w:cs="Calibri"/>
          <w:color w:val="000000" w:themeColor="text1"/>
          <w:lang w:val="en-CA"/>
        </w:rPr>
        <w:t xml:space="preserve"> </w:t>
      </w:r>
      <w:r w:rsidR="14A12A5D" w:rsidRPr="00B9131B">
        <w:rPr>
          <w:rFonts w:eastAsia="Calibri" w:cs="Calibri"/>
          <w:color w:val="000000" w:themeColor="text1"/>
          <w:lang w:val="en-CA"/>
        </w:rPr>
        <w:t xml:space="preserve">neatly </w:t>
      </w:r>
      <w:r w:rsidRPr="00B9131B">
        <w:rPr>
          <w:rFonts w:eastAsia="Calibri" w:cs="Calibri"/>
          <w:color w:val="000000" w:themeColor="text1"/>
          <w:lang w:val="en-CA"/>
        </w:rPr>
        <w:t xml:space="preserve">within the size limits. The elevated camera placement </w:t>
      </w:r>
      <w:r w:rsidR="67EFC950" w:rsidRPr="00B9131B">
        <w:rPr>
          <w:rFonts w:eastAsia="Calibri" w:cs="Calibri"/>
          <w:color w:val="000000" w:themeColor="text1"/>
          <w:lang w:val="en-CA"/>
        </w:rPr>
        <w:t xml:space="preserve">also </w:t>
      </w:r>
      <w:r w:rsidRPr="00B9131B">
        <w:rPr>
          <w:rFonts w:eastAsia="Calibri" w:cs="Calibri"/>
          <w:color w:val="000000" w:themeColor="text1"/>
          <w:lang w:val="en-CA"/>
        </w:rPr>
        <w:t>improve</w:t>
      </w:r>
      <w:r w:rsidR="4F707FE4" w:rsidRPr="00B9131B">
        <w:rPr>
          <w:rFonts w:eastAsia="Calibri" w:cs="Calibri"/>
          <w:color w:val="000000" w:themeColor="text1"/>
          <w:lang w:val="en-CA"/>
        </w:rPr>
        <w:t xml:space="preserve">d </w:t>
      </w:r>
      <w:r w:rsidRPr="00B9131B">
        <w:rPr>
          <w:rFonts w:eastAsia="Calibri" w:cs="Calibri"/>
          <w:color w:val="000000" w:themeColor="text1"/>
          <w:lang w:val="en-CA"/>
        </w:rPr>
        <w:t>visibility of the path</w:t>
      </w:r>
      <w:r w:rsidR="74A3A045" w:rsidRPr="00B9131B">
        <w:rPr>
          <w:rFonts w:eastAsia="Calibri" w:cs="Calibri"/>
          <w:color w:val="000000" w:themeColor="text1"/>
          <w:lang w:val="en-CA"/>
        </w:rPr>
        <w:t>.</w:t>
      </w:r>
      <w:r w:rsidR="31BDA2F7" w:rsidRPr="00B9131B">
        <w:rPr>
          <w:rFonts w:eastAsia="Calibri" w:cs="Calibri"/>
          <w:color w:val="000000" w:themeColor="text1"/>
          <w:lang w:val="en-CA"/>
        </w:rPr>
        <w:t xml:space="preserve"> </w:t>
      </w:r>
      <w:r w:rsidRPr="00B9131B">
        <w:rPr>
          <w:rFonts w:eastAsia="Calibri" w:cs="Calibri"/>
          <w:color w:val="000000" w:themeColor="text1"/>
          <w:lang w:val="en-CA"/>
        </w:rPr>
        <w:t xml:space="preserve">Cost constraints were also successfully met. The total project cost was $183.03, well below the $300 limit ($150 provided by the department and up to $150 additional by the team). This was achieved by selecting standard, off-the-shelf components such as the DC motors, </w:t>
      </w:r>
      <w:r w:rsidR="6899BFFB" w:rsidRPr="00B9131B">
        <w:rPr>
          <w:rFonts w:eastAsia="Calibri" w:cs="Calibri"/>
          <w:color w:val="000000" w:themeColor="text1"/>
          <w:lang w:val="en-CA"/>
        </w:rPr>
        <w:t xml:space="preserve">servos, </w:t>
      </w:r>
      <w:r w:rsidRPr="00B9131B">
        <w:rPr>
          <w:rFonts w:eastAsia="Calibri" w:cs="Calibri"/>
          <w:color w:val="000000" w:themeColor="text1"/>
          <w:lang w:val="en-CA"/>
        </w:rPr>
        <w:t xml:space="preserve">and </w:t>
      </w:r>
      <w:r w:rsidR="746606FF" w:rsidRPr="00B9131B">
        <w:rPr>
          <w:rFonts w:eastAsia="Calibri" w:cs="Calibri"/>
          <w:color w:val="000000" w:themeColor="text1"/>
          <w:lang w:val="en-CA"/>
        </w:rPr>
        <w:t xml:space="preserve">motor shield </w:t>
      </w:r>
      <w:r w:rsidRPr="00B9131B">
        <w:rPr>
          <w:rFonts w:eastAsia="Calibri" w:cs="Calibri"/>
          <w:color w:val="000000" w:themeColor="text1"/>
          <w:lang w:val="en-CA"/>
        </w:rPr>
        <w:t xml:space="preserve">from MESS. </w:t>
      </w:r>
    </w:p>
    <w:p w14:paraId="4FA2C65F" w14:textId="3530F27B" w:rsidR="36C63206" w:rsidRPr="00CA74DC" w:rsidRDefault="2A2B1A37" w:rsidP="00CA74DC">
      <w:pPr>
        <w:spacing w:before="240" w:after="240"/>
        <w:rPr>
          <w:rFonts w:eastAsia="Calibri" w:cs="Calibri"/>
          <w:color w:val="000000" w:themeColor="text1"/>
          <w:lang w:val="en-CA"/>
        </w:rPr>
      </w:pPr>
      <w:r w:rsidRPr="00B9131B">
        <w:rPr>
          <w:rFonts w:eastAsia="Calibri" w:cs="Calibri"/>
          <w:color w:val="000000" w:themeColor="text1"/>
          <w:lang w:val="en-CA"/>
        </w:rPr>
        <w:t xml:space="preserve">Finally, the design adopts a modular, stacked layout that separates control (Arduino and Raspberry Pi), actuation (motors and servos), and structural components. This </w:t>
      </w:r>
      <w:r w:rsidR="510721C4" w:rsidRPr="00B9131B">
        <w:rPr>
          <w:rFonts w:eastAsia="Calibri" w:cs="Calibri"/>
          <w:color w:val="000000" w:themeColor="text1"/>
          <w:lang w:val="en-CA"/>
        </w:rPr>
        <w:t xml:space="preserve">layout </w:t>
      </w:r>
      <w:r w:rsidRPr="00B9131B">
        <w:rPr>
          <w:rFonts w:eastAsia="Calibri" w:cs="Calibri"/>
          <w:color w:val="000000" w:themeColor="text1"/>
          <w:lang w:val="en-CA"/>
        </w:rPr>
        <w:t xml:space="preserve">supported efficient integration and allowed for </w:t>
      </w:r>
      <w:r w:rsidR="2C09E5AA" w:rsidRPr="00B9131B">
        <w:rPr>
          <w:rFonts w:eastAsia="Calibri" w:cs="Calibri"/>
          <w:color w:val="000000" w:themeColor="text1"/>
          <w:lang w:val="en-CA"/>
        </w:rPr>
        <w:t xml:space="preserve">easy </w:t>
      </w:r>
      <w:r w:rsidRPr="00B9131B">
        <w:rPr>
          <w:rFonts w:eastAsia="Calibri" w:cs="Calibri"/>
          <w:color w:val="000000" w:themeColor="text1"/>
          <w:lang w:val="en-CA"/>
        </w:rPr>
        <w:t>testing and iteration throughout development.</w:t>
      </w:r>
    </w:p>
    <w:p w14:paraId="5C1D6BA0" w14:textId="56B94248" w:rsidR="00BF40B6" w:rsidRPr="00B9131B" w:rsidRDefault="00BF40B6" w:rsidP="00BF40B6">
      <w:pPr>
        <w:pStyle w:val="Heading2"/>
        <w:numPr>
          <w:ilvl w:val="1"/>
          <w:numId w:val="21"/>
        </w:numPr>
        <w:rPr>
          <w:rFonts w:asciiTheme="minorHAnsi" w:hAnsiTheme="minorHAnsi"/>
          <w:lang w:val="en-CA"/>
        </w:rPr>
      </w:pPr>
      <w:bookmarkStart w:id="41" w:name="_Toc226408592"/>
      <w:r w:rsidRPr="00B9131B">
        <w:rPr>
          <w:rFonts w:asciiTheme="minorHAnsi" w:hAnsiTheme="minorHAnsi"/>
          <w:lang w:val="en-CA"/>
        </w:rPr>
        <w:t>Schedule and Budget</w:t>
      </w:r>
      <w:bookmarkEnd w:id="41"/>
    </w:p>
    <w:p w14:paraId="1A2CF2D6" w14:textId="3E404FC4" w:rsidR="008F10BD" w:rsidRPr="008F10BD" w:rsidRDefault="008E44E4" w:rsidP="008F10BD">
      <w:pPr>
        <w:pStyle w:val="Heading3"/>
        <w:rPr>
          <w:lang w:val="en-CA"/>
        </w:rPr>
      </w:pPr>
      <w:bookmarkStart w:id="42" w:name="_Toc226408593"/>
      <w:r>
        <w:rPr>
          <w:lang w:val="en-CA"/>
        </w:rPr>
        <w:t>2.</w:t>
      </w:r>
      <w:r w:rsidR="002F546B">
        <w:rPr>
          <w:lang w:val="en-CA"/>
        </w:rPr>
        <w:t xml:space="preserve">4.1 </w:t>
      </w:r>
      <w:r w:rsidR="008F10BD">
        <w:rPr>
          <w:lang w:val="en-CA"/>
        </w:rPr>
        <w:t>Schedule</w:t>
      </w:r>
      <w:bookmarkEnd w:id="42"/>
    </w:p>
    <w:p w14:paraId="13A0894B" w14:textId="17780873" w:rsidR="005A30AD" w:rsidRDefault="00E15B19" w:rsidP="2300F9DE">
      <w:pPr>
        <w:rPr>
          <w:lang w:val="en-CA"/>
        </w:rPr>
      </w:pPr>
      <w:r>
        <w:rPr>
          <w:lang w:val="en-CA"/>
        </w:rPr>
        <w:t xml:space="preserve">The originally outlined schedule experienced many changes over the course of the project. The original schedule included procuring all required parts before reading week, </w:t>
      </w:r>
      <w:r w:rsidR="00F575A6">
        <w:rPr>
          <w:lang w:val="en-CA"/>
        </w:rPr>
        <w:t xml:space="preserve">completion of all subsystems prior to the subsystem check, and integration and testing complete prior to the </w:t>
      </w:r>
      <w:r w:rsidR="00CB234C">
        <w:rPr>
          <w:lang w:val="en-CA"/>
        </w:rPr>
        <w:t>design specifications and reflection check.</w:t>
      </w:r>
      <w:r w:rsidR="005A30AD">
        <w:rPr>
          <w:lang w:val="en-CA"/>
        </w:rPr>
        <w:t xml:space="preserve"> The schedule also included tasks that required completion over reading and midterm week.</w:t>
      </w:r>
      <w:r w:rsidR="00CD2DCC">
        <w:rPr>
          <w:lang w:val="en-CA"/>
        </w:rPr>
        <w:t xml:space="preserve"> However, </w:t>
      </w:r>
      <w:r w:rsidR="00CB2A11">
        <w:rPr>
          <w:lang w:val="en-CA"/>
        </w:rPr>
        <w:t>many</w:t>
      </w:r>
      <w:r w:rsidR="00CD2DCC">
        <w:rPr>
          <w:lang w:val="en-CA"/>
        </w:rPr>
        <w:t xml:space="preserve"> the software tasks were completed ahead of schedule during this period, which would prove helpful in meeting deadlines later.</w:t>
      </w:r>
    </w:p>
    <w:p w14:paraId="07D89DD4" w14:textId="1FDC17F8" w:rsidR="005A30AD" w:rsidRDefault="005A30AD" w:rsidP="2300F9DE">
      <w:pPr>
        <w:rPr>
          <w:lang w:val="en-CA"/>
        </w:rPr>
      </w:pPr>
      <w:r>
        <w:rPr>
          <w:lang w:val="en-CA"/>
        </w:rPr>
        <w:t xml:space="preserve">In the weeks prior to reading week, our group did not have as much capacity as previously expected. </w:t>
      </w:r>
      <w:r w:rsidR="00E35AA1">
        <w:rPr>
          <w:lang w:val="en-CA"/>
        </w:rPr>
        <w:t xml:space="preserve">As such, a larger volume of work got moved to reading week, including chassis design, PCB design, and </w:t>
      </w:r>
      <w:r w:rsidR="0049242D">
        <w:rPr>
          <w:lang w:val="en-CA"/>
        </w:rPr>
        <w:t>some preliminary hardware testing. This also had the effect of delaying some procurement timelines.</w:t>
      </w:r>
    </w:p>
    <w:p w14:paraId="0F974B08" w14:textId="5C50B8E4" w:rsidR="0049242D" w:rsidRDefault="0049242D" w:rsidP="2300F9DE">
      <w:pPr>
        <w:rPr>
          <w:lang w:val="en-CA"/>
        </w:rPr>
      </w:pPr>
      <w:r>
        <w:rPr>
          <w:lang w:val="en-CA"/>
        </w:rPr>
        <w:t xml:space="preserve">This increased workload during reading and midterm week combined with the reduced capacity of our team lead to </w:t>
      </w:r>
      <w:r w:rsidR="00462885">
        <w:rPr>
          <w:lang w:val="en-CA"/>
        </w:rPr>
        <w:t>many</w:t>
      </w:r>
      <w:r>
        <w:rPr>
          <w:lang w:val="en-CA"/>
        </w:rPr>
        <w:t xml:space="preserve"> delayed tasks and </w:t>
      </w:r>
      <w:r w:rsidR="008846A2">
        <w:rPr>
          <w:lang w:val="en-CA"/>
        </w:rPr>
        <w:t>only the most critical tasks being completed. By the end of midterm week, only preliminary designs for the chassis</w:t>
      </w:r>
      <w:r w:rsidR="00C4443E">
        <w:rPr>
          <w:lang w:val="en-CA"/>
        </w:rPr>
        <w:t>, gripper,</w:t>
      </w:r>
      <w:r w:rsidR="008846A2">
        <w:rPr>
          <w:lang w:val="en-CA"/>
        </w:rPr>
        <w:t xml:space="preserve"> and </w:t>
      </w:r>
      <w:r w:rsidR="00FE0477">
        <w:rPr>
          <w:lang w:val="en-CA"/>
        </w:rPr>
        <w:t xml:space="preserve">electrical system had been completed, and many parts still needed to be procured. Because of the strict deadline imposed by the subsystem </w:t>
      </w:r>
      <w:r w:rsidR="00250F14">
        <w:rPr>
          <w:lang w:val="en-CA"/>
        </w:rPr>
        <w:t xml:space="preserve">checkup milestone, </w:t>
      </w:r>
      <w:r w:rsidR="009664C0">
        <w:rPr>
          <w:lang w:val="en-CA"/>
        </w:rPr>
        <w:t>we implemented several of our backup plans to meet the deadline. These included:</w:t>
      </w:r>
    </w:p>
    <w:p w14:paraId="154EA04E" w14:textId="57627709" w:rsidR="009664C0" w:rsidRDefault="009664C0" w:rsidP="009664C0">
      <w:pPr>
        <w:pStyle w:val="ListParagraph"/>
        <w:numPr>
          <w:ilvl w:val="0"/>
          <w:numId w:val="29"/>
        </w:numPr>
        <w:rPr>
          <w:lang w:val="en-CA"/>
        </w:rPr>
      </w:pPr>
      <w:r>
        <w:rPr>
          <w:lang w:val="en-CA"/>
        </w:rPr>
        <w:t>Pivoting the gripper design to the simpler alternative proposed earlier in the term</w:t>
      </w:r>
    </w:p>
    <w:p w14:paraId="258250FB" w14:textId="19A0F141" w:rsidR="009664C0" w:rsidRDefault="009664C0" w:rsidP="009664C0">
      <w:pPr>
        <w:pStyle w:val="ListParagraph"/>
        <w:numPr>
          <w:ilvl w:val="0"/>
          <w:numId w:val="29"/>
        </w:numPr>
        <w:rPr>
          <w:lang w:val="en-CA"/>
        </w:rPr>
      </w:pPr>
      <w:r>
        <w:rPr>
          <w:lang w:val="en-CA"/>
        </w:rPr>
        <w:t>Reducing the scope of the PCB to power distribution only</w:t>
      </w:r>
    </w:p>
    <w:p w14:paraId="77FAF5BB" w14:textId="6A4AD899" w:rsidR="000C03C2" w:rsidRPr="009664C0" w:rsidRDefault="00737A95" w:rsidP="009664C0">
      <w:pPr>
        <w:pStyle w:val="ListParagraph"/>
        <w:numPr>
          <w:ilvl w:val="0"/>
          <w:numId w:val="29"/>
        </w:numPr>
        <w:rPr>
          <w:lang w:val="en-CA"/>
        </w:rPr>
      </w:pPr>
      <w:r>
        <w:rPr>
          <w:lang w:val="en-CA"/>
        </w:rPr>
        <w:t>Switching from BLDC motors to simple DC motors with an integrated gearbox to avoid development times associated with an external gearbox and complicated motor drivers</w:t>
      </w:r>
    </w:p>
    <w:p w14:paraId="08D1F791" w14:textId="34D9D673" w:rsidR="00D96F68" w:rsidRDefault="00D96F68" w:rsidP="00D96F68">
      <w:pPr>
        <w:pStyle w:val="ListParagraph"/>
        <w:numPr>
          <w:ilvl w:val="0"/>
          <w:numId w:val="29"/>
        </w:numPr>
        <w:rPr>
          <w:lang w:val="en-CA"/>
        </w:rPr>
      </w:pPr>
      <w:r>
        <w:rPr>
          <w:lang w:val="en-CA"/>
        </w:rPr>
        <w:t>Redistributing tasks according to who had the most bandwidth &amp; was most confident in their ability to complete the tasks</w:t>
      </w:r>
    </w:p>
    <w:p w14:paraId="4FA5013B" w14:textId="4123A837" w:rsidR="00BC2F87" w:rsidRDefault="00496221" w:rsidP="00D96F68">
      <w:pPr>
        <w:rPr>
          <w:lang w:val="en-CA"/>
        </w:rPr>
      </w:pPr>
      <w:r>
        <w:rPr>
          <w:lang w:val="en-CA"/>
        </w:rPr>
        <w:t xml:space="preserve">On this accelerated timeline, we were able to build prototype designs for the chassis and </w:t>
      </w:r>
      <w:r w:rsidR="006D555D">
        <w:rPr>
          <w:lang w:val="en-CA"/>
        </w:rPr>
        <w:t xml:space="preserve">gripper system and begin integration with the software system. We were able to complete all objectives for the subsystem </w:t>
      </w:r>
      <w:r w:rsidR="00FE5A8E">
        <w:rPr>
          <w:lang w:val="en-CA"/>
        </w:rPr>
        <w:t xml:space="preserve">checkup milestone. </w:t>
      </w:r>
      <w:r w:rsidR="00BC2F87">
        <w:rPr>
          <w:lang w:val="en-CA"/>
        </w:rPr>
        <w:t>Thanks to this sprint, we were nearly aligned with our original schedule, with the only exception being the PCB which was further delayed by procurement requirements and design reworks due to its narrowed scope.</w:t>
      </w:r>
    </w:p>
    <w:p w14:paraId="601ED14D" w14:textId="11A5A94E" w:rsidR="00BC2F87" w:rsidRPr="00D96F68" w:rsidRDefault="00C93820" w:rsidP="00D96F68">
      <w:pPr>
        <w:rPr>
          <w:lang w:val="en-CA"/>
        </w:rPr>
      </w:pPr>
      <w:r>
        <w:rPr>
          <w:lang w:val="en-CA"/>
        </w:rPr>
        <w:t xml:space="preserve">Integration work continued over the following two weeks, allowing for gradual refinements to the design as we prepared for game day. The power delivery PCB was ordered &amp; assembled in time to be used for game day, </w:t>
      </w:r>
      <w:r w:rsidR="00F66577">
        <w:rPr>
          <w:lang w:val="en-CA"/>
        </w:rPr>
        <w:t>reducing the weight of the robot by 200 grams.</w:t>
      </w:r>
    </w:p>
    <w:p w14:paraId="48848EF7" w14:textId="4A547209" w:rsidR="008F10BD" w:rsidRDefault="002F546B" w:rsidP="008F10BD">
      <w:pPr>
        <w:pStyle w:val="Heading3"/>
        <w:rPr>
          <w:lang w:val="en-CA"/>
        </w:rPr>
      </w:pPr>
      <w:bookmarkStart w:id="43" w:name="_Toc226408594"/>
      <w:r>
        <w:rPr>
          <w:lang w:val="en-CA"/>
        </w:rPr>
        <w:t xml:space="preserve">2.4.2 </w:t>
      </w:r>
      <w:r w:rsidR="008F10BD">
        <w:rPr>
          <w:lang w:val="en-CA"/>
        </w:rPr>
        <w:t>Budget</w:t>
      </w:r>
      <w:bookmarkEnd w:id="43"/>
    </w:p>
    <w:p w14:paraId="343ED5C4" w14:textId="749B82C5" w:rsidR="00B5525F" w:rsidRPr="00274D54" w:rsidRDefault="00674EDA" w:rsidP="00274D54">
      <w:pPr>
        <w:rPr>
          <w:lang w:val="en-CA"/>
        </w:rPr>
      </w:pPr>
      <w:r>
        <w:rPr>
          <w:lang w:val="en-CA"/>
        </w:rPr>
        <w:t xml:space="preserve">Overall, the </w:t>
      </w:r>
      <w:r w:rsidR="006949C4">
        <w:rPr>
          <w:lang w:val="en-CA"/>
        </w:rPr>
        <w:t xml:space="preserve">cost </w:t>
      </w:r>
      <w:r w:rsidR="00A153F3">
        <w:rPr>
          <w:lang w:val="en-CA"/>
        </w:rPr>
        <w:t xml:space="preserve">of our robot design </w:t>
      </w:r>
      <w:r>
        <w:rPr>
          <w:lang w:val="en-CA"/>
        </w:rPr>
        <w:t xml:space="preserve">was </w:t>
      </w:r>
      <w:r w:rsidR="003F129B">
        <w:rPr>
          <w:lang w:val="en-CA"/>
        </w:rPr>
        <w:t>$188.03</w:t>
      </w:r>
      <w:r w:rsidR="00107DFF">
        <w:rPr>
          <w:lang w:val="en-CA"/>
        </w:rPr>
        <w:t xml:space="preserve"> —</w:t>
      </w:r>
      <w:r w:rsidR="003F129B">
        <w:rPr>
          <w:lang w:val="en-CA"/>
        </w:rPr>
        <w:t xml:space="preserve"> </w:t>
      </w:r>
      <w:r>
        <w:rPr>
          <w:lang w:val="en-CA"/>
        </w:rPr>
        <w:t>under the allocated $300 budget</w:t>
      </w:r>
      <w:r w:rsidR="003F129B">
        <w:rPr>
          <w:lang w:val="en-CA"/>
        </w:rPr>
        <w:t>.</w:t>
      </w:r>
      <w:r w:rsidR="00107DFF">
        <w:rPr>
          <w:lang w:val="en-CA"/>
        </w:rPr>
        <w:t xml:space="preserve"> </w:t>
      </w:r>
      <w:r w:rsidR="002D7C3E">
        <w:rPr>
          <w:lang w:val="en-CA"/>
        </w:rPr>
        <w:t>The cost of all the motor systems</w:t>
      </w:r>
      <w:r w:rsidR="00966175">
        <w:rPr>
          <w:lang w:val="en-CA"/>
        </w:rPr>
        <w:t xml:space="preserve">, including drive motors, gripper motors, and </w:t>
      </w:r>
      <w:r w:rsidR="00BF533D">
        <w:rPr>
          <w:lang w:val="en-CA"/>
        </w:rPr>
        <w:t xml:space="preserve">the </w:t>
      </w:r>
      <w:r w:rsidR="00033C95">
        <w:rPr>
          <w:lang w:val="en-CA"/>
        </w:rPr>
        <w:t>motor driver board,</w:t>
      </w:r>
      <w:r w:rsidR="00107DFF">
        <w:rPr>
          <w:lang w:val="en-CA"/>
        </w:rPr>
        <w:t xml:space="preserve"> had a total cost of </w:t>
      </w:r>
      <w:r w:rsidR="008E08B8">
        <w:rPr>
          <w:lang w:val="en-CA"/>
        </w:rPr>
        <w:t>$69.78</w:t>
      </w:r>
      <w:r w:rsidR="00033C95">
        <w:rPr>
          <w:lang w:val="en-CA"/>
        </w:rPr>
        <w:t xml:space="preserve">. The chassis had a total cost of </w:t>
      </w:r>
      <w:r w:rsidR="00F471B0">
        <w:rPr>
          <w:lang w:val="en-CA"/>
        </w:rPr>
        <w:t>$23.36, with $</w:t>
      </w:r>
      <w:r w:rsidR="0062317D">
        <w:rPr>
          <w:lang w:val="en-CA"/>
        </w:rPr>
        <w:t>6.17 of that cost coming from 3D printed parts and the remainder from fastening hardware.</w:t>
      </w:r>
      <w:r w:rsidR="00053A2D">
        <w:rPr>
          <w:lang w:val="en-CA"/>
        </w:rPr>
        <w:t xml:space="preserve"> </w:t>
      </w:r>
      <w:r w:rsidR="007341A4">
        <w:rPr>
          <w:lang w:val="en-CA"/>
        </w:rPr>
        <w:t xml:space="preserve">The electrical subsystems were the most costly, totalling </w:t>
      </w:r>
      <w:r w:rsidR="008F3098">
        <w:rPr>
          <w:lang w:val="en-CA"/>
        </w:rPr>
        <w:t xml:space="preserve">$89.90. The majority of the electrical systems cost came from the </w:t>
      </w:r>
      <w:r w:rsidR="004843BB">
        <w:rPr>
          <w:lang w:val="en-CA"/>
        </w:rPr>
        <w:t xml:space="preserve">buck converter PCB, totalling </w:t>
      </w:r>
      <w:r w:rsidR="001613BF">
        <w:rPr>
          <w:lang w:val="en-CA"/>
        </w:rPr>
        <w:t>$42.99</w:t>
      </w:r>
      <w:r w:rsidR="008F3098">
        <w:rPr>
          <w:lang w:val="en-CA"/>
        </w:rPr>
        <w:t xml:space="preserve"> </w:t>
      </w:r>
      <w:r w:rsidR="00D04B23">
        <w:rPr>
          <w:lang w:val="en-CA"/>
        </w:rPr>
        <w:t xml:space="preserve">for the components and PCBs. The next large electrical cost was from the </w:t>
      </w:r>
      <w:r w:rsidR="008F3098">
        <w:rPr>
          <w:lang w:val="en-CA"/>
        </w:rPr>
        <w:t>lithium polymer battery, costing $</w:t>
      </w:r>
      <w:r w:rsidR="00B5525F">
        <w:rPr>
          <w:lang w:val="en-CA"/>
        </w:rPr>
        <w:t xml:space="preserve">40.56. </w:t>
      </w:r>
    </w:p>
    <w:p w14:paraId="206E685B" w14:textId="1D749A45" w:rsidR="00A177AB" w:rsidRDefault="00D04B23" w:rsidP="00274D54">
      <w:pPr>
        <w:rPr>
          <w:lang w:val="en-CA"/>
        </w:rPr>
      </w:pPr>
      <w:r>
        <w:rPr>
          <w:lang w:val="en-CA"/>
        </w:rPr>
        <w:t xml:space="preserve">The tabulated budget of the table is available in </w:t>
      </w:r>
      <w:r w:rsidR="00B1706A">
        <w:rPr>
          <w:highlight w:val="yellow"/>
          <w:lang w:val="en-CA"/>
        </w:rPr>
        <w:fldChar w:fldCharType="begin"/>
      </w:r>
      <w:r w:rsidR="00B1706A">
        <w:rPr>
          <w:lang w:val="en-CA"/>
        </w:rPr>
        <w:instrText xml:space="preserve"> REF _Ref226408968 \h </w:instrText>
      </w:r>
      <w:r w:rsidR="00B1706A">
        <w:rPr>
          <w:highlight w:val="yellow"/>
          <w:lang w:val="en-CA"/>
        </w:rPr>
      </w:r>
      <w:r w:rsidR="00B1706A">
        <w:rPr>
          <w:highlight w:val="yellow"/>
          <w:lang w:val="en-CA"/>
        </w:rPr>
        <w:fldChar w:fldCharType="separate"/>
      </w:r>
      <w:r w:rsidR="00B1706A">
        <w:t xml:space="preserve">Table </w:t>
      </w:r>
      <w:r w:rsidR="00B1706A">
        <w:rPr>
          <w:noProof/>
        </w:rPr>
        <w:t>1</w:t>
      </w:r>
      <w:r w:rsidR="00B1706A">
        <w:t>: Itemized budget</w:t>
      </w:r>
      <w:r w:rsidR="00B1706A">
        <w:rPr>
          <w:highlight w:val="yellow"/>
          <w:lang w:val="en-CA"/>
        </w:rPr>
        <w:fldChar w:fldCharType="end"/>
      </w:r>
      <w:r w:rsidR="00B1706A">
        <w:rPr>
          <w:lang w:val="en-CA"/>
        </w:rPr>
        <w:t xml:space="preserve">. </w:t>
      </w:r>
    </w:p>
    <w:p w14:paraId="1D4F192B" w14:textId="77777777" w:rsidR="00A177AB" w:rsidRDefault="00A177AB">
      <w:pPr>
        <w:rPr>
          <w:lang w:val="en-CA"/>
        </w:rPr>
      </w:pPr>
      <w:r>
        <w:rPr>
          <w:lang w:val="en-CA"/>
        </w:rPr>
        <w:br w:type="page"/>
      </w:r>
    </w:p>
    <w:p w14:paraId="34EF5651" w14:textId="2B2C6726" w:rsidR="0095565B" w:rsidRPr="00274D54" w:rsidRDefault="0095565B" w:rsidP="0095565B">
      <w:pPr>
        <w:pStyle w:val="Caption"/>
        <w:jc w:val="center"/>
        <w:rPr>
          <w:lang w:val="en-CA"/>
        </w:rPr>
      </w:pPr>
      <w:bookmarkStart w:id="44" w:name="_Ref226408968"/>
      <w:bookmarkStart w:id="45" w:name="_Toc226410830"/>
      <w:r>
        <w:t xml:space="preserve">Table </w:t>
      </w:r>
      <w:r>
        <w:fldChar w:fldCharType="begin"/>
      </w:r>
      <w:r>
        <w:instrText xml:space="preserve"> SEQ Table \* ARABIC </w:instrText>
      </w:r>
      <w:r>
        <w:fldChar w:fldCharType="separate"/>
      </w:r>
      <w:r>
        <w:rPr>
          <w:noProof/>
        </w:rPr>
        <w:t>1</w:t>
      </w:r>
      <w:r>
        <w:fldChar w:fldCharType="end"/>
      </w:r>
      <w:r>
        <w:t xml:space="preserve">: Itemized </w:t>
      </w:r>
      <w:bookmarkEnd w:id="44"/>
      <w:r w:rsidR="00FE54DA">
        <w:t>B</w:t>
      </w:r>
      <w:r>
        <w:t>udget</w:t>
      </w:r>
      <w:bookmarkEnd w:id="45"/>
    </w:p>
    <w:tbl>
      <w:tblPr>
        <w:tblStyle w:val="TableGrid"/>
        <w:tblW w:w="0" w:type="auto"/>
        <w:tblLook w:val="04A0" w:firstRow="1" w:lastRow="0" w:firstColumn="1" w:lastColumn="0" w:noHBand="0" w:noVBand="1"/>
      </w:tblPr>
      <w:tblGrid>
        <w:gridCol w:w="4306"/>
        <w:gridCol w:w="1272"/>
        <w:gridCol w:w="1233"/>
        <w:gridCol w:w="990"/>
        <w:gridCol w:w="148"/>
        <w:gridCol w:w="1401"/>
      </w:tblGrid>
      <w:tr w:rsidR="002E4396" w14:paraId="1D4445A1" w14:textId="77777777" w:rsidTr="002D1A06">
        <w:tc>
          <w:tcPr>
            <w:tcW w:w="4354" w:type="dxa"/>
            <w:shd w:val="clear" w:color="auto" w:fill="D1D1D1" w:themeFill="background2" w:themeFillShade="E6"/>
          </w:tcPr>
          <w:p w14:paraId="20B05E75" w14:textId="7EC898FE" w:rsidR="004A28BA" w:rsidRPr="002D1A06" w:rsidRDefault="000312FA" w:rsidP="00274D54">
            <w:pPr>
              <w:rPr>
                <w:b/>
                <w:bCs/>
                <w:sz w:val="22"/>
                <w:szCs w:val="22"/>
                <w:lang w:val="en-CA"/>
              </w:rPr>
            </w:pPr>
            <w:r w:rsidRPr="002D1A06">
              <w:rPr>
                <w:b/>
                <w:bCs/>
                <w:sz w:val="22"/>
                <w:szCs w:val="22"/>
                <w:lang w:val="en-CA"/>
              </w:rPr>
              <w:t>Items</w:t>
            </w:r>
          </w:p>
        </w:tc>
        <w:tc>
          <w:tcPr>
            <w:tcW w:w="1274" w:type="dxa"/>
            <w:shd w:val="clear" w:color="auto" w:fill="D1D1D1" w:themeFill="background2" w:themeFillShade="E6"/>
          </w:tcPr>
          <w:p w14:paraId="29246368" w14:textId="316D81D9" w:rsidR="004A28BA" w:rsidRPr="002D1A06" w:rsidRDefault="000312FA" w:rsidP="00274D54">
            <w:pPr>
              <w:rPr>
                <w:b/>
                <w:bCs/>
                <w:sz w:val="22"/>
                <w:szCs w:val="22"/>
                <w:lang w:val="en-CA"/>
              </w:rPr>
            </w:pPr>
            <w:r w:rsidRPr="002D1A06">
              <w:rPr>
                <w:b/>
                <w:bCs/>
                <w:sz w:val="22"/>
                <w:szCs w:val="22"/>
                <w:lang w:val="en-CA"/>
              </w:rPr>
              <w:t>Cost/Item</w:t>
            </w:r>
          </w:p>
        </w:tc>
        <w:tc>
          <w:tcPr>
            <w:tcW w:w="1241" w:type="dxa"/>
            <w:shd w:val="clear" w:color="auto" w:fill="D1D1D1" w:themeFill="background2" w:themeFillShade="E6"/>
          </w:tcPr>
          <w:p w14:paraId="74064965" w14:textId="0400FF20" w:rsidR="004A28BA" w:rsidRPr="002D1A06" w:rsidRDefault="000312FA" w:rsidP="00274D54">
            <w:pPr>
              <w:rPr>
                <w:b/>
                <w:bCs/>
                <w:sz w:val="22"/>
                <w:szCs w:val="22"/>
                <w:lang w:val="en-CA"/>
              </w:rPr>
            </w:pPr>
            <w:r w:rsidRPr="002D1A06">
              <w:rPr>
                <w:b/>
                <w:bCs/>
                <w:sz w:val="22"/>
                <w:szCs w:val="22"/>
                <w:lang w:val="en-CA"/>
              </w:rPr>
              <w:t xml:space="preserve"># </w:t>
            </w:r>
            <w:r w:rsidR="002D1A06" w:rsidRPr="002D1A06">
              <w:rPr>
                <w:b/>
                <w:bCs/>
                <w:sz w:val="22"/>
                <w:szCs w:val="22"/>
                <w:lang w:val="en-CA"/>
              </w:rPr>
              <w:t xml:space="preserve">of </w:t>
            </w:r>
            <w:r w:rsidRPr="002D1A06">
              <w:rPr>
                <w:b/>
                <w:bCs/>
                <w:sz w:val="22"/>
                <w:szCs w:val="22"/>
                <w:lang w:val="en-CA"/>
              </w:rPr>
              <w:t>Items</w:t>
            </w:r>
          </w:p>
        </w:tc>
        <w:tc>
          <w:tcPr>
            <w:tcW w:w="923" w:type="dxa"/>
            <w:shd w:val="clear" w:color="auto" w:fill="D1D1D1" w:themeFill="background2" w:themeFillShade="E6"/>
          </w:tcPr>
          <w:p w14:paraId="303AA5DF" w14:textId="154658C4" w:rsidR="004A28BA" w:rsidRPr="002D1A06" w:rsidRDefault="000312FA" w:rsidP="00274D54">
            <w:pPr>
              <w:rPr>
                <w:b/>
                <w:bCs/>
                <w:sz w:val="22"/>
                <w:szCs w:val="22"/>
                <w:lang w:val="en-CA"/>
              </w:rPr>
            </w:pPr>
            <w:r w:rsidRPr="002D1A06">
              <w:rPr>
                <w:b/>
                <w:bCs/>
                <w:sz w:val="22"/>
                <w:szCs w:val="22"/>
                <w:lang w:val="en-CA"/>
              </w:rPr>
              <w:t>Subtotal</w:t>
            </w:r>
          </w:p>
        </w:tc>
        <w:tc>
          <w:tcPr>
            <w:tcW w:w="1558" w:type="dxa"/>
            <w:gridSpan w:val="2"/>
            <w:shd w:val="clear" w:color="auto" w:fill="D1D1D1" w:themeFill="background2" w:themeFillShade="E6"/>
          </w:tcPr>
          <w:p w14:paraId="54FA315B" w14:textId="333BDA1A" w:rsidR="004A28BA" w:rsidRPr="002D1A06" w:rsidRDefault="000312FA" w:rsidP="00274D54">
            <w:pPr>
              <w:rPr>
                <w:b/>
                <w:bCs/>
                <w:sz w:val="22"/>
                <w:szCs w:val="22"/>
                <w:lang w:val="en-CA"/>
              </w:rPr>
            </w:pPr>
            <w:r w:rsidRPr="002D1A06">
              <w:rPr>
                <w:b/>
                <w:bCs/>
                <w:sz w:val="22"/>
                <w:szCs w:val="22"/>
                <w:lang w:val="en-CA"/>
              </w:rPr>
              <w:t>Total (+HST)</w:t>
            </w:r>
          </w:p>
        </w:tc>
      </w:tr>
      <w:tr w:rsidR="00A177AB" w14:paraId="486856E7" w14:textId="77777777" w:rsidTr="002D1A06">
        <w:tc>
          <w:tcPr>
            <w:tcW w:w="4354" w:type="dxa"/>
            <w:shd w:val="clear" w:color="auto" w:fill="C1E4F5" w:themeFill="accent1" w:themeFillTint="33"/>
            <w:vAlign w:val="bottom"/>
          </w:tcPr>
          <w:p w14:paraId="5F2FF599" w14:textId="231D0D99" w:rsidR="009D0E63" w:rsidRPr="009D0E63" w:rsidRDefault="009D0E63" w:rsidP="009D0E63">
            <w:pPr>
              <w:rPr>
                <w:sz w:val="22"/>
                <w:szCs w:val="22"/>
                <w:lang w:val="en-CA"/>
              </w:rPr>
            </w:pPr>
            <w:r w:rsidRPr="009D0E63">
              <w:rPr>
                <w:rFonts w:ascii="Arial" w:hAnsi="Arial" w:cs="Arial"/>
                <w:color w:val="000000"/>
                <w:sz w:val="22"/>
                <w:szCs w:val="22"/>
              </w:rPr>
              <w:t>Drive Motors</w:t>
            </w:r>
          </w:p>
        </w:tc>
        <w:tc>
          <w:tcPr>
            <w:tcW w:w="1274" w:type="dxa"/>
            <w:shd w:val="clear" w:color="auto" w:fill="C1E4F5" w:themeFill="accent1" w:themeFillTint="33"/>
            <w:vAlign w:val="bottom"/>
          </w:tcPr>
          <w:p w14:paraId="4DEDCCB1" w14:textId="7BD27AA4" w:rsidR="009D0E63" w:rsidRPr="009D0E63" w:rsidRDefault="009D0E63" w:rsidP="009D0E63">
            <w:pPr>
              <w:rPr>
                <w:sz w:val="22"/>
                <w:szCs w:val="22"/>
                <w:lang w:val="en-CA"/>
              </w:rPr>
            </w:pPr>
            <w:r w:rsidRPr="009D0E63">
              <w:rPr>
                <w:rFonts w:ascii="Arial" w:hAnsi="Arial" w:cs="Arial"/>
                <w:color w:val="000000"/>
                <w:sz w:val="22"/>
                <w:szCs w:val="22"/>
              </w:rPr>
              <w:t xml:space="preserve">$12.38 </w:t>
            </w:r>
          </w:p>
        </w:tc>
        <w:tc>
          <w:tcPr>
            <w:tcW w:w="1241" w:type="dxa"/>
            <w:shd w:val="clear" w:color="auto" w:fill="C1E4F5" w:themeFill="accent1" w:themeFillTint="33"/>
            <w:vAlign w:val="bottom"/>
          </w:tcPr>
          <w:p w14:paraId="36D28189" w14:textId="2A50C583" w:rsidR="009D0E63" w:rsidRPr="009D0E63" w:rsidRDefault="009D0E63" w:rsidP="002D1A06">
            <w:pPr>
              <w:jc w:val="center"/>
              <w:rPr>
                <w:sz w:val="22"/>
                <w:szCs w:val="22"/>
                <w:lang w:val="en-CA"/>
              </w:rPr>
            </w:pPr>
            <w:r w:rsidRPr="009D0E63">
              <w:rPr>
                <w:rFonts w:ascii="Arial" w:hAnsi="Arial" w:cs="Arial"/>
                <w:color w:val="000000"/>
                <w:sz w:val="22"/>
                <w:szCs w:val="22"/>
              </w:rPr>
              <w:t>2</w:t>
            </w:r>
          </w:p>
        </w:tc>
        <w:tc>
          <w:tcPr>
            <w:tcW w:w="1074" w:type="dxa"/>
            <w:gridSpan w:val="2"/>
            <w:shd w:val="clear" w:color="auto" w:fill="C1E4F5" w:themeFill="accent1" w:themeFillTint="33"/>
            <w:vAlign w:val="bottom"/>
          </w:tcPr>
          <w:p w14:paraId="44C03970" w14:textId="19CBFA64" w:rsidR="009D0E63" w:rsidRPr="009D0E63" w:rsidRDefault="009D0E63" w:rsidP="009D0E63">
            <w:pPr>
              <w:rPr>
                <w:sz w:val="22"/>
                <w:szCs w:val="22"/>
                <w:lang w:val="en-CA"/>
              </w:rPr>
            </w:pPr>
            <w:r w:rsidRPr="009D0E63">
              <w:rPr>
                <w:rFonts w:ascii="Arial" w:hAnsi="Arial" w:cs="Arial"/>
                <w:color w:val="000000"/>
                <w:sz w:val="22"/>
                <w:szCs w:val="22"/>
              </w:rPr>
              <w:t xml:space="preserve">$24.76 </w:t>
            </w:r>
          </w:p>
        </w:tc>
        <w:tc>
          <w:tcPr>
            <w:tcW w:w="1407" w:type="dxa"/>
            <w:shd w:val="clear" w:color="auto" w:fill="C1E4F5" w:themeFill="accent1" w:themeFillTint="33"/>
            <w:vAlign w:val="bottom"/>
          </w:tcPr>
          <w:p w14:paraId="1D686145" w14:textId="41519489" w:rsidR="009D0E63" w:rsidRPr="009D0E63" w:rsidRDefault="009D0E63" w:rsidP="009D0E63">
            <w:pPr>
              <w:rPr>
                <w:sz w:val="22"/>
                <w:szCs w:val="22"/>
                <w:lang w:val="en-CA"/>
              </w:rPr>
            </w:pPr>
            <w:r w:rsidRPr="009D0E63">
              <w:rPr>
                <w:rFonts w:ascii="Arial" w:hAnsi="Arial" w:cs="Arial"/>
                <w:color w:val="000000"/>
                <w:sz w:val="22"/>
                <w:szCs w:val="22"/>
              </w:rPr>
              <w:t xml:space="preserve">$27.98 </w:t>
            </w:r>
          </w:p>
        </w:tc>
      </w:tr>
      <w:tr w:rsidR="00A177AB" w14:paraId="76F7D47B" w14:textId="77777777" w:rsidTr="002D1A06">
        <w:tc>
          <w:tcPr>
            <w:tcW w:w="4354" w:type="dxa"/>
            <w:shd w:val="clear" w:color="auto" w:fill="C1E4F5" w:themeFill="accent1" w:themeFillTint="33"/>
            <w:vAlign w:val="bottom"/>
          </w:tcPr>
          <w:p w14:paraId="65DAB6A7" w14:textId="5B1DF648" w:rsidR="009D0E63" w:rsidRPr="009D0E63" w:rsidRDefault="009D0E63" w:rsidP="009D0E63">
            <w:pPr>
              <w:rPr>
                <w:sz w:val="22"/>
                <w:szCs w:val="22"/>
                <w:lang w:val="en-CA"/>
              </w:rPr>
            </w:pPr>
            <w:r w:rsidRPr="009D0E63">
              <w:rPr>
                <w:rFonts w:ascii="Arial" w:hAnsi="Arial" w:cs="Arial"/>
                <w:color w:val="000000"/>
                <w:sz w:val="22"/>
                <w:szCs w:val="22"/>
              </w:rPr>
              <w:t>Lift Servo</w:t>
            </w:r>
          </w:p>
        </w:tc>
        <w:tc>
          <w:tcPr>
            <w:tcW w:w="1274" w:type="dxa"/>
            <w:shd w:val="clear" w:color="auto" w:fill="C1E4F5" w:themeFill="accent1" w:themeFillTint="33"/>
            <w:vAlign w:val="bottom"/>
          </w:tcPr>
          <w:p w14:paraId="129E2399" w14:textId="28EE5C00" w:rsidR="009D0E63" w:rsidRPr="009D0E63" w:rsidRDefault="009D0E63" w:rsidP="009D0E63">
            <w:pPr>
              <w:rPr>
                <w:sz w:val="22"/>
                <w:szCs w:val="22"/>
                <w:lang w:val="en-CA"/>
              </w:rPr>
            </w:pPr>
            <w:r w:rsidRPr="009D0E63">
              <w:rPr>
                <w:rFonts w:ascii="Arial" w:hAnsi="Arial" w:cs="Arial"/>
                <w:color w:val="000000"/>
                <w:sz w:val="22"/>
                <w:szCs w:val="22"/>
              </w:rPr>
              <w:t xml:space="preserve">$3.40 </w:t>
            </w:r>
          </w:p>
        </w:tc>
        <w:tc>
          <w:tcPr>
            <w:tcW w:w="1241" w:type="dxa"/>
            <w:shd w:val="clear" w:color="auto" w:fill="C1E4F5" w:themeFill="accent1" w:themeFillTint="33"/>
            <w:vAlign w:val="bottom"/>
          </w:tcPr>
          <w:p w14:paraId="57C872E2" w14:textId="13D60C2F" w:rsidR="009D0E63" w:rsidRPr="009D0E63" w:rsidRDefault="009D0E63" w:rsidP="002D1A06">
            <w:pPr>
              <w:jc w:val="center"/>
              <w:rPr>
                <w:sz w:val="22"/>
                <w:szCs w:val="22"/>
                <w:lang w:val="en-CA"/>
              </w:rPr>
            </w:pPr>
            <w:r w:rsidRPr="009D0E63">
              <w:rPr>
                <w:rFonts w:ascii="Arial" w:hAnsi="Arial" w:cs="Arial"/>
                <w:color w:val="000000"/>
                <w:sz w:val="22"/>
                <w:szCs w:val="22"/>
              </w:rPr>
              <w:t>1</w:t>
            </w:r>
          </w:p>
        </w:tc>
        <w:tc>
          <w:tcPr>
            <w:tcW w:w="1074" w:type="dxa"/>
            <w:gridSpan w:val="2"/>
            <w:shd w:val="clear" w:color="auto" w:fill="C1E4F5" w:themeFill="accent1" w:themeFillTint="33"/>
            <w:vAlign w:val="bottom"/>
          </w:tcPr>
          <w:p w14:paraId="3FEC1AD3" w14:textId="6D8FE357" w:rsidR="009D0E63" w:rsidRPr="009D0E63" w:rsidRDefault="009D0E63" w:rsidP="009D0E63">
            <w:pPr>
              <w:rPr>
                <w:sz w:val="22"/>
                <w:szCs w:val="22"/>
                <w:lang w:val="en-CA"/>
              </w:rPr>
            </w:pPr>
            <w:r w:rsidRPr="009D0E63">
              <w:rPr>
                <w:rFonts w:ascii="Arial" w:hAnsi="Arial" w:cs="Arial"/>
                <w:color w:val="000000"/>
                <w:sz w:val="22"/>
                <w:szCs w:val="22"/>
              </w:rPr>
              <w:t xml:space="preserve">$3.40 </w:t>
            </w:r>
          </w:p>
        </w:tc>
        <w:tc>
          <w:tcPr>
            <w:tcW w:w="1407" w:type="dxa"/>
            <w:shd w:val="clear" w:color="auto" w:fill="C1E4F5" w:themeFill="accent1" w:themeFillTint="33"/>
            <w:vAlign w:val="bottom"/>
          </w:tcPr>
          <w:p w14:paraId="5FCDD882" w14:textId="44117545" w:rsidR="009D0E63" w:rsidRPr="009D0E63" w:rsidRDefault="009D0E63" w:rsidP="009D0E63">
            <w:pPr>
              <w:rPr>
                <w:sz w:val="22"/>
                <w:szCs w:val="22"/>
                <w:lang w:val="en-CA"/>
              </w:rPr>
            </w:pPr>
            <w:r w:rsidRPr="009D0E63">
              <w:rPr>
                <w:rFonts w:ascii="Arial" w:hAnsi="Arial" w:cs="Arial"/>
                <w:color w:val="000000"/>
                <w:sz w:val="22"/>
                <w:szCs w:val="22"/>
              </w:rPr>
              <w:t xml:space="preserve">$3.84 </w:t>
            </w:r>
          </w:p>
        </w:tc>
      </w:tr>
      <w:tr w:rsidR="00A177AB" w14:paraId="56200591" w14:textId="77777777" w:rsidTr="002D1A06">
        <w:tc>
          <w:tcPr>
            <w:tcW w:w="4354" w:type="dxa"/>
            <w:shd w:val="clear" w:color="auto" w:fill="C1E4F5" w:themeFill="accent1" w:themeFillTint="33"/>
            <w:vAlign w:val="bottom"/>
          </w:tcPr>
          <w:p w14:paraId="1C9F6A0C" w14:textId="02C3AF1D" w:rsidR="009D0E63" w:rsidRPr="009D0E63" w:rsidRDefault="009D0E63" w:rsidP="009D0E63">
            <w:pPr>
              <w:rPr>
                <w:sz w:val="22"/>
                <w:szCs w:val="22"/>
                <w:lang w:val="en-CA"/>
              </w:rPr>
            </w:pPr>
            <w:r w:rsidRPr="009D0E63">
              <w:rPr>
                <w:rFonts w:ascii="Arial" w:hAnsi="Arial" w:cs="Arial"/>
                <w:color w:val="000000"/>
                <w:sz w:val="22"/>
                <w:szCs w:val="22"/>
              </w:rPr>
              <w:t>Swoop Servo</w:t>
            </w:r>
          </w:p>
        </w:tc>
        <w:tc>
          <w:tcPr>
            <w:tcW w:w="1274" w:type="dxa"/>
            <w:shd w:val="clear" w:color="auto" w:fill="C1E4F5" w:themeFill="accent1" w:themeFillTint="33"/>
            <w:vAlign w:val="bottom"/>
          </w:tcPr>
          <w:p w14:paraId="2AB40F79" w14:textId="2D5C8213" w:rsidR="009D0E63" w:rsidRPr="009D0E63" w:rsidRDefault="009D0E63" w:rsidP="009D0E63">
            <w:pPr>
              <w:rPr>
                <w:sz w:val="22"/>
                <w:szCs w:val="22"/>
                <w:lang w:val="en-CA"/>
              </w:rPr>
            </w:pPr>
            <w:r w:rsidRPr="009D0E63">
              <w:rPr>
                <w:rFonts w:ascii="Arial" w:hAnsi="Arial" w:cs="Arial"/>
                <w:color w:val="000000"/>
                <w:sz w:val="22"/>
                <w:szCs w:val="22"/>
              </w:rPr>
              <w:t xml:space="preserve">$13.27 </w:t>
            </w:r>
          </w:p>
        </w:tc>
        <w:tc>
          <w:tcPr>
            <w:tcW w:w="1241" w:type="dxa"/>
            <w:shd w:val="clear" w:color="auto" w:fill="C1E4F5" w:themeFill="accent1" w:themeFillTint="33"/>
            <w:vAlign w:val="bottom"/>
          </w:tcPr>
          <w:p w14:paraId="58C268E0" w14:textId="2B18EFE1" w:rsidR="009D0E63" w:rsidRPr="009D0E63" w:rsidRDefault="009D0E63" w:rsidP="002D1A06">
            <w:pPr>
              <w:jc w:val="center"/>
              <w:rPr>
                <w:sz w:val="22"/>
                <w:szCs w:val="22"/>
                <w:lang w:val="en-CA"/>
              </w:rPr>
            </w:pPr>
            <w:r w:rsidRPr="009D0E63">
              <w:rPr>
                <w:rFonts w:ascii="Arial" w:hAnsi="Arial" w:cs="Arial"/>
                <w:color w:val="000000"/>
                <w:sz w:val="22"/>
                <w:szCs w:val="22"/>
              </w:rPr>
              <w:t>1</w:t>
            </w:r>
          </w:p>
        </w:tc>
        <w:tc>
          <w:tcPr>
            <w:tcW w:w="1074" w:type="dxa"/>
            <w:gridSpan w:val="2"/>
            <w:shd w:val="clear" w:color="auto" w:fill="C1E4F5" w:themeFill="accent1" w:themeFillTint="33"/>
            <w:vAlign w:val="bottom"/>
          </w:tcPr>
          <w:p w14:paraId="353E4400" w14:textId="72640CE9" w:rsidR="009D0E63" w:rsidRPr="009D0E63" w:rsidRDefault="009D0E63" w:rsidP="009D0E63">
            <w:pPr>
              <w:rPr>
                <w:sz w:val="22"/>
                <w:szCs w:val="22"/>
                <w:lang w:val="en-CA"/>
              </w:rPr>
            </w:pPr>
            <w:r w:rsidRPr="009D0E63">
              <w:rPr>
                <w:rFonts w:ascii="Arial" w:hAnsi="Arial" w:cs="Arial"/>
                <w:color w:val="000000"/>
                <w:sz w:val="22"/>
                <w:szCs w:val="22"/>
              </w:rPr>
              <w:t xml:space="preserve">$13.27 </w:t>
            </w:r>
          </w:p>
        </w:tc>
        <w:tc>
          <w:tcPr>
            <w:tcW w:w="1407" w:type="dxa"/>
            <w:shd w:val="clear" w:color="auto" w:fill="C1E4F5" w:themeFill="accent1" w:themeFillTint="33"/>
            <w:vAlign w:val="bottom"/>
          </w:tcPr>
          <w:p w14:paraId="30C379AF" w14:textId="03504CB2" w:rsidR="009D0E63" w:rsidRPr="009D0E63" w:rsidRDefault="009D0E63" w:rsidP="009D0E63">
            <w:pPr>
              <w:rPr>
                <w:sz w:val="22"/>
                <w:szCs w:val="22"/>
                <w:lang w:val="en-CA"/>
              </w:rPr>
            </w:pPr>
            <w:r w:rsidRPr="009D0E63">
              <w:rPr>
                <w:rFonts w:ascii="Arial" w:hAnsi="Arial" w:cs="Arial"/>
                <w:color w:val="000000"/>
                <w:sz w:val="22"/>
                <w:szCs w:val="22"/>
              </w:rPr>
              <w:t xml:space="preserve">$15.00 </w:t>
            </w:r>
          </w:p>
        </w:tc>
      </w:tr>
      <w:tr w:rsidR="00A177AB" w14:paraId="2DCA549A" w14:textId="77777777" w:rsidTr="002D1A06">
        <w:tc>
          <w:tcPr>
            <w:tcW w:w="4354" w:type="dxa"/>
            <w:shd w:val="clear" w:color="auto" w:fill="C1E4F5" w:themeFill="accent1" w:themeFillTint="33"/>
            <w:vAlign w:val="bottom"/>
          </w:tcPr>
          <w:p w14:paraId="25826119" w14:textId="66888598" w:rsidR="009D0E63" w:rsidRPr="002D1A06" w:rsidRDefault="009D0E63" w:rsidP="009D0E63">
            <w:pPr>
              <w:rPr>
                <w:rFonts w:ascii="Arial" w:hAnsi="Arial" w:cs="Arial"/>
                <w:color w:val="000000"/>
                <w:sz w:val="22"/>
                <w:szCs w:val="22"/>
              </w:rPr>
            </w:pPr>
            <w:r w:rsidRPr="002D1A06">
              <w:rPr>
                <w:rFonts w:ascii="Arial" w:hAnsi="Arial" w:cs="Arial"/>
                <w:color w:val="000000"/>
                <w:sz w:val="22"/>
                <w:szCs w:val="22"/>
              </w:rPr>
              <w:t>Motor Driver Board</w:t>
            </w:r>
          </w:p>
        </w:tc>
        <w:tc>
          <w:tcPr>
            <w:tcW w:w="1274" w:type="dxa"/>
            <w:shd w:val="clear" w:color="auto" w:fill="C1E4F5" w:themeFill="accent1" w:themeFillTint="33"/>
            <w:vAlign w:val="bottom"/>
          </w:tcPr>
          <w:p w14:paraId="15D3B242" w14:textId="4CBFDC24" w:rsidR="009D0E63" w:rsidRPr="002D1A06" w:rsidRDefault="009D0E63" w:rsidP="009D0E63">
            <w:pPr>
              <w:rPr>
                <w:rFonts w:ascii="Arial" w:hAnsi="Arial" w:cs="Arial"/>
                <w:color w:val="000000"/>
                <w:sz w:val="22"/>
                <w:szCs w:val="22"/>
              </w:rPr>
            </w:pPr>
            <w:r w:rsidRPr="009D0E63">
              <w:rPr>
                <w:rFonts w:ascii="Arial" w:hAnsi="Arial" w:cs="Arial"/>
                <w:color w:val="000000"/>
                <w:sz w:val="22"/>
                <w:szCs w:val="22"/>
              </w:rPr>
              <w:t xml:space="preserve">$20.32 </w:t>
            </w:r>
          </w:p>
        </w:tc>
        <w:tc>
          <w:tcPr>
            <w:tcW w:w="1241" w:type="dxa"/>
            <w:shd w:val="clear" w:color="auto" w:fill="C1E4F5" w:themeFill="accent1" w:themeFillTint="33"/>
            <w:vAlign w:val="bottom"/>
          </w:tcPr>
          <w:p w14:paraId="756A4DF6" w14:textId="303440A4" w:rsidR="009D0E63" w:rsidRPr="002D1A06" w:rsidRDefault="009D0E63"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C1E4F5" w:themeFill="accent1" w:themeFillTint="33"/>
            <w:vAlign w:val="bottom"/>
          </w:tcPr>
          <w:p w14:paraId="0A3DDB38" w14:textId="0F7B8793" w:rsidR="009D0E63" w:rsidRPr="009D0E63" w:rsidRDefault="002962F9" w:rsidP="009D0E63">
            <w:pPr>
              <w:rPr>
                <w:rFonts w:ascii="Arial" w:hAnsi="Arial" w:cs="Arial"/>
                <w:color w:val="000000"/>
                <w:sz w:val="22"/>
                <w:szCs w:val="22"/>
              </w:rPr>
            </w:pPr>
            <w:r>
              <w:rPr>
                <w:rFonts w:ascii="Arial" w:hAnsi="Arial" w:cs="Arial"/>
                <w:color w:val="000000"/>
                <w:sz w:val="22"/>
                <w:szCs w:val="22"/>
              </w:rPr>
              <w:t>$</w:t>
            </w:r>
            <w:r w:rsidR="009D0E63" w:rsidRPr="009D0E63">
              <w:rPr>
                <w:rFonts w:ascii="Arial" w:hAnsi="Arial" w:cs="Arial"/>
                <w:color w:val="000000"/>
                <w:sz w:val="22"/>
                <w:szCs w:val="22"/>
              </w:rPr>
              <w:t>20.32</w:t>
            </w:r>
          </w:p>
        </w:tc>
        <w:tc>
          <w:tcPr>
            <w:tcW w:w="1407" w:type="dxa"/>
            <w:shd w:val="clear" w:color="auto" w:fill="C1E4F5" w:themeFill="accent1" w:themeFillTint="33"/>
            <w:vAlign w:val="bottom"/>
          </w:tcPr>
          <w:p w14:paraId="020FA8C6" w14:textId="02F2D0D3" w:rsidR="009D0E63" w:rsidRPr="002D1A06" w:rsidRDefault="009D0E63" w:rsidP="009D0E63">
            <w:pPr>
              <w:rPr>
                <w:rFonts w:ascii="Arial" w:hAnsi="Arial" w:cs="Arial"/>
                <w:color w:val="000000"/>
                <w:sz w:val="22"/>
                <w:szCs w:val="22"/>
              </w:rPr>
            </w:pPr>
            <w:r w:rsidRPr="009D0E63">
              <w:rPr>
                <w:rFonts w:ascii="Arial" w:hAnsi="Arial" w:cs="Arial"/>
                <w:color w:val="000000"/>
                <w:sz w:val="22"/>
                <w:szCs w:val="22"/>
              </w:rPr>
              <w:t xml:space="preserve">$22.96 </w:t>
            </w:r>
          </w:p>
        </w:tc>
      </w:tr>
      <w:tr w:rsidR="00A177AB" w14:paraId="772D80E9" w14:textId="77777777" w:rsidTr="002D1A06">
        <w:tc>
          <w:tcPr>
            <w:tcW w:w="4354" w:type="dxa"/>
            <w:shd w:val="clear" w:color="auto" w:fill="F2CEED" w:themeFill="accent5" w:themeFillTint="33"/>
          </w:tcPr>
          <w:p w14:paraId="461C52EB" w14:textId="14E62AD8"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3D Printed Parts</w:t>
            </w:r>
          </w:p>
        </w:tc>
        <w:tc>
          <w:tcPr>
            <w:tcW w:w="1274" w:type="dxa"/>
            <w:shd w:val="clear" w:color="auto" w:fill="F2CEED" w:themeFill="accent5" w:themeFillTint="33"/>
          </w:tcPr>
          <w:p w14:paraId="47A5C9FA" w14:textId="5D0652F8"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$25.99/kg</w:t>
            </w:r>
          </w:p>
        </w:tc>
        <w:tc>
          <w:tcPr>
            <w:tcW w:w="1241" w:type="dxa"/>
            <w:shd w:val="clear" w:color="auto" w:fill="F2CEED" w:themeFill="accent5" w:themeFillTint="33"/>
          </w:tcPr>
          <w:p w14:paraId="3E425609" w14:textId="56A9DE44"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210.2g</w:t>
            </w:r>
          </w:p>
        </w:tc>
        <w:tc>
          <w:tcPr>
            <w:tcW w:w="1074" w:type="dxa"/>
            <w:gridSpan w:val="2"/>
            <w:shd w:val="clear" w:color="auto" w:fill="F2CEED" w:themeFill="accent5" w:themeFillTint="33"/>
          </w:tcPr>
          <w:p w14:paraId="11EB656C" w14:textId="4DC0BF4D"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$5.46 </w:t>
            </w:r>
          </w:p>
        </w:tc>
        <w:tc>
          <w:tcPr>
            <w:tcW w:w="1407" w:type="dxa"/>
            <w:shd w:val="clear" w:color="auto" w:fill="F2CEED" w:themeFill="accent5" w:themeFillTint="33"/>
          </w:tcPr>
          <w:p w14:paraId="0E9EA506" w14:textId="7677DCB0"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$6.17 </w:t>
            </w:r>
          </w:p>
        </w:tc>
      </w:tr>
      <w:tr w:rsidR="00914542" w14:paraId="213774D7" w14:textId="77777777" w:rsidTr="002D1A06">
        <w:tc>
          <w:tcPr>
            <w:tcW w:w="4354" w:type="dxa"/>
            <w:shd w:val="clear" w:color="auto" w:fill="F2CEED" w:themeFill="accent5" w:themeFillTint="33"/>
          </w:tcPr>
          <w:p w14:paraId="31762615" w14:textId="6F5A4578"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M3x35mm BHCS</w:t>
            </w:r>
          </w:p>
        </w:tc>
        <w:tc>
          <w:tcPr>
            <w:tcW w:w="1274" w:type="dxa"/>
            <w:shd w:val="clear" w:color="auto" w:fill="F2CEED" w:themeFill="accent5" w:themeFillTint="33"/>
          </w:tcPr>
          <w:p w14:paraId="1C9FB3EB" w14:textId="7527FE68"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$0.18 </w:t>
            </w:r>
          </w:p>
        </w:tc>
        <w:tc>
          <w:tcPr>
            <w:tcW w:w="1241" w:type="dxa"/>
            <w:shd w:val="clear" w:color="auto" w:fill="F2CEED" w:themeFill="accent5" w:themeFillTint="33"/>
          </w:tcPr>
          <w:p w14:paraId="35C6125E" w14:textId="1A57D8B0"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2</w:t>
            </w:r>
          </w:p>
        </w:tc>
        <w:tc>
          <w:tcPr>
            <w:tcW w:w="1074" w:type="dxa"/>
            <w:gridSpan w:val="2"/>
            <w:shd w:val="clear" w:color="auto" w:fill="F2CEED" w:themeFill="accent5" w:themeFillTint="33"/>
          </w:tcPr>
          <w:p w14:paraId="0ABB6B61" w14:textId="3720A9FC"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$0.36 </w:t>
            </w:r>
          </w:p>
        </w:tc>
        <w:tc>
          <w:tcPr>
            <w:tcW w:w="1407" w:type="dxa"/>
            <w:shd w:val="clear" w:color="auto" w:fill="F2CEED" w:themeFill="accent5" w:themeFillTint="33"/>
          </w:tcPr>
          <w:p w14:paraId="531329CD" w14:textId="7B25FE69"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$0.41 </w:t>
            </w:r>
          </w:p>
        </w:tc>
      </w:tr>
      <w:tr w:rsidR="00914542" w14:paraId="5A17A9B3" w14:textId="77777777" w:rsidTr="002D1A06">
        <w:tc>
          <w:tcPr>
            <w:tcW w:w="4354" w:type="dxa"/>
            <w:shd w:val="clear" w:color="auto" w:fill="F2CEED" w:themeFill="accent5" w:themeFillTint="33"/>
          </w:tcPr>
          <w:p w14:paraId="678A2E00" w14:textId="7B9E087D"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M3x8mm BHCS</w:t>
            </w:r>
          </w:p>
        </w:tc>
        <w:tc>
          <w:tcPr>
            <w:tcW w:w="1274" w:type="dxa"/>
            <w:shd w:val="clear" w:color="auto" w:fill="F2CEED" w:themeFill="accent5" w:themeFillTint="33"/>
          </w:tcPr>
          <w:p w14:paraId="3B13A44C" w14:textId="78B89779"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$0.09 </w:t>
            </w:r>
          </w:p>
        </w:tc>
        <w:tc>
          <w:tcPr>
            <w:tcW w:w="1241" w:type="dxa"/>
            <w:shd w:val="clear" w:color="auto" w:fill="F2CEED" w:themeFill="accent5" w:themeFillTint="33"/>
          </w:tcPr>
          <w:p w14:paraId="7B92B978" w14:textId="5C97E4BB"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20</w:t>
            </w:r>
          </w:p>
        </w:tc>
        <w:tc>
          <w:tcPr>
            <w:tcW w:w="1074" w:type="dxa"/>
            <w:gridSpan w:val="2"/>
            <w:shd w:val="clear" w:color="auto" w:fill="F2CEED" w:themeFill="accent5" w:themeFillTint="33"/>
          </w:tcPr>
          <w:p w14:paraId="46E223D5" w14:textId="4A2EC9CD"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$1.80 </w:t>
            </w:r>
          </w:p>
        </w:tc>
        <w:tc>
          <w:tcPr>
            <w:tcW w:w="1407" w:type="dxa"/>
            <w:shd w:val="clear" w:color="auto" w:fill="F2CEED" w:themeFill="accent5" w:themeFillTint="33"/>
          </w:tcPr>
          <w:p w14:paraId="6C858A4D" w14:textId="00009E95"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$2.03 </w:t>
            </w:r>
          </w:p>
        </w:tc>
      </w:tr>
      <w:tr w:rsidR="00914542" w14:paraId="3688295B" w14:textId="77777777" w:rsidTr="002D1A06">
        <w:tc>
          <w:tcPr>
            <w:tcW w:w="4354" w:type="dxa"/>
            <w:shd w:val="clear" w:color="auto" w:fill="F2CEED" w:themeFill="accent5" w:themeFillTint="33"/>
          </w:tcPr>
          <w:p w14:paraId="58D63070" w14:textId="32D07D31"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M3x10 SHCS</w:t>
            </w:r>
          </w:p>
        </w:tc>
        <w:tc>
          <w:tcPr>
            <w:tcW w:w="1274" w:type="dxa"/>
            <w:shd w:val="clear" w:color="auto" w:fill="F2CEED" w:themeFill="accent5" w:themeFillTint="33"/>
          </w:tcPr>
          <w:p w14:paraId="2C0D0E8F" w14:textId="035F8A16"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$0.13 </w:t>
            </w:r>
          </w:p>
        </w:tc>
        <w:tc>
          <w:tcPr>
            <w:tcW w:w="1241" w:type="dxa"/>
            <w:shd w:val="clear" w:color="auto" w:fill="F2CEED" w:themeFill="accent5" w:themeFillTint="33"/>
          </w:tcPr>
          <w:p w14:paraId="0BF43D93" w14:textId="0341219F"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31</w:t>
            </w:r>
          </w:p>
        </w:tc>
        <w:tc>
          <w:tcPr>
            <w:tcW w:w="1074" w:type="dxa"/>
            <w:gridSpan w:val="2"/>
            <w:shd w:val="clear" w:color="auto" w:fill="F2CEED" w:themeFill="accent5" w:themeFillTint="33"/>
          </w:tcPr>
          <w:p w14:paraId="33EAD7AA" w14:textId="74B38A01"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$4.03 </w:t>
            </w:r>
          </w:p>
        </w:tc>
        <w:tc>
          <w:tcPr>
            <w:tcW w:w="1407" w:type="dxa"/>
            <w:shd w:val="clear" w:color="auto" w:fill="F2CEED" w:themeFill="accent5" w:themeFillTint="33"/>
          </w:tcPr>
          <w:p w14:paraId="5360757D" w14:textId="26C23FE1"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$4.55 </w:t>
            </w:r>
          </w:p>
        </w:tc>
      </w:tr>
      <w:tr w:rsidR="00914542" w14:paraId="26FE74C1" w14:textId="77777777" w:rsidTr="002D1A06">
        <w:tc>
          <w:tcPr>
            <w:tcW w:w="4354" w:type="dxa"/>
            <w:shd w:val="clear" w:color="auto" w:fill="F2CEED" w:themeFill="accent5" w:themeFillTint="33"/>
          </w:tcPr>
          <w:p w14:paraId="1C5EF5F8" w14:textId="05195A5B"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M3 nut</w:t>
            </w:r>
          </w:p>
        </w:tc>
        <w:tc>
          <w:tcPr>
            <w:tcW w:w="1274" w:type="dxa"/>
            <w:shd w:val="clear" w:color="auto" w:fill="F2CEED" w:themeFill="accent5" w:themeFillTint="33"/>
          </w:tcPr>
          <w:p w14:paraId="020EFE91" w14:textId="38AC10B4"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$0.12 </w:t>
            </w:r>
          </w:p>
        </w:tc>
        <w:tc>
          <w:tcPr>
            <w:tcW w:w="1241" w:type="dxa"/>
            <w:shd w:val="clear" w:color="auto" w:fill="F2CEED" w:themeFill="accent5" w:themeFillTint="33"/>
          </w:tcPr>
          <w:p w14:paraId="1448C17E" w14:textId="3C099358"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31</w:t>
            </w:r>
          </w:p>
        </w:tc>
        <w:tc>
          <w:tcPr>
            <w:tcW w:w="1074" w:type="dxa"/>
            <w:gridSpan w:val="2"/>
            <w:shd w:val="clear" w:color="auto" w:fill="F2CEED" w:themeFill="accent5" w:themeFillTint="33"/>
          </w:tcPr>
          <w:p w14:paraId="4633B6D2" w14:textId="56667B85"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$3.72 </w:t>
            </w:r>
          </w:p>
        </w:tc>
        <w:tc>
          <w:tcPr>
            <w:tcW w:w="1407" w:type="dxa"/>
            <w:shd w:val="clear" w:color="auto" w:fill="F2CEED" w:themeFill="accent5" w:themeFillTint="33"/>
          </w:tcPr>
          <w:p w14:paraId="48F98209" w14:textId="349D9461"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$4.20 </w:t>
            </w:r>
          </w:p>
        </w:tc>
      </w:tr>
      <w:tr w:rsidR="00914542" w14:paraId="3D25DF9B" w14:textId="77777777" w:rsidTr="002D1A06">
        <w:tc>
          <w:tcPr>
            <w:tcW w:w="4354" w:type="dxa"/>
            <w:shd w:val="clear" w:color="auto" w:fill="F2CEED" w:themeFill="accent5" w:themeFillTint="33"/>
          </w:tcPr>
          <w:p w14:paraId="0AD1CFA8" w14:textId="1C5218C5"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M2x8mm self-tapping SHCS</w:t>
            </w:r>
          </w:p>
        </w:tc>
        <w:tc>
          <w:tcPr>
            <w:tcW w:w="1274" w:type="dxa"/>
            <w:shd w:val="clear" w:color="auto" w:fill="F2CEED" w:themeFill="accent5" w:themeFillTint="33"/>
          </w:tcPr>
          <w:p w14:paraId="2E1814B5" w14:textId="148CF4A4"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$0.10 </w:t>
            </w:r>
          </w:p>
        </w:tc>
        <w:tc>
          <w:tcPr>
            <w:tcW w:w="1241" w:type="dxa"/>
            <w:shd w:val="clear" w:color="auto" w:fill="F2CEED" w:themeFill="accent5" w:themeFillTint="33"/>
          </w:tcPr>
          <w:p w14:paraId="6CDF31D4" w14:textId="7E91FE75"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10</w:t>
            </w:r>
          </w:p>
        </w:tc>
        <w:tc>
          <w:tcPr>
            <w:tcW w:w="1074" w:type="dxa"/>
            <w:gridSpan w:val="2"/>
            <w:shd w:val="clear" w:color="auto" w:fill="F2CEED" w:themeFill="accent5" w:themeFillTint="33"/>
          </w:tcPr>
          <w:p w14:paraId="49877632" w14:textId="41DBC843"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$1.00 </w:t>
            </w:r>
          </w:p>
        </w:tc>
        <w:tc>
          <w:tcPr>
            <w:tcW w:w="1407" w:type="dxa"/>
            <w:shd w:val="clear" w:color="auto" w:fill="F2CEED" w:themeFill="accent5" w:themeFillTint="33"/>
          </w:tcPr>
          <w:p w14:paraId="6CCE3075" w14:textId="279E92A0"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$1.13 </w:t>
            </w:r>
          </w:p>
        </w:tc>
      </w:tr>
      <w:tr w:rsidR="00914542" w14:paraId="67158E95" w14:textId="77777777" w:rsidTr="002D1A06">
        <w:tc>
          <w:tcPr>
            <w:tcW w:w="4354" w:type="dxa"/>
            <w:shd w:val="clear" w:color="auto" w:fill="F2CEED" w:themeFill="accent5" w:themeFillTint="33"/>
          </w:tcPr>
          <w:p w14:paraId="710014BF" w14:textId="096BC744"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M3x5mm heat-set insert</w:t>
            </w:r>
          </w:p>
        </w:tc>
        <w:tc>
          <w:tcPr>
            <w:tcW w:w="1274" w:type="dxa"/>
            <w:shd w:val="clear" w:color="auto" w:fill="F2CEED" w:themeFill="accent5" w:themeFillTint="33"/>
          </w:tcPr>
          <w:p w14:paraId="2B28E29E" w14:textId="06C82598"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$0.11 </w:t>
            </w:r>
          </w:p>
        </w:tc>
        <w:tc>
          <w:tcPr>
            <w:tcW w:w="1241" w:type="dxa"/>
            <w:shd w:val="clear" w:color="auto" w:fill="F2CEED" w:themeFill="accent5" w:themeFillTint="33"/>
          </w:tcPr>
          <w:p w14:paraId="5A8A8B5B" w14:textId="4756D9F0"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20</w:t>
            </w:r>
          </w:p>
        </w:tc>
        <w:tc>
          <w:tcPr>
            <w:tcW w:w="1074" w:type="dxa"/>
            <w:gridSpan w:val="2"/>
            <w:shd w:val="clear" w:color="auto" w:fill="F2CEED" w:themeFill="accent5" w:themeFillTint="33"/>
          </w:tcPr>
          <w:p w14:paraId="10111899" w14:textId="69F39BFC"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$2.20 </w:t>
            </w:r>
          </w:p>
        </w:tc>
        <w:tc>
          <w:tcPr>
            <w:tcW w:w="1407" w:type="dxa"/>
            <w:shd w:val="clear" w:color="auto" w:fill="F2CEED" w:themeFill="accent5" w:themeFillTint="33"/>
          </w:tcPr>
          <w:p w14:paraId="7AE966B1" w14:textId="41B3FD8B"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$2.49 </w:t>
            </w:r>
          </w:p>
        </w:tc>
      </w:tr>
      <w:tr w:rsidR="00914542" w14:paraId="2B7B7689" w14:textId="77777777" w:rsidTr="002D1A06">
        <w:tc>
          <w:tcPr>
            <w:tcW w:w="4354" w:type="dxa"/>
            <w:shd w:val="clear" w:color="auto" w:fill="F2CEED" w:themeFill="accent5" w:themeFillTint="33"/>
          </w:tcPr>
          <w:p w14:paraId="410BD4C1" w14:textId="3112A606"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Caster</w:t>
            </w:r>
          </w:p>
        </w:tc>
        <w:tc>
          <w:tcPr>
            <w:tcW w:w="1274" w:type="dxa"/>
            <w:shd w:val="clear" w:color="auto" w:fill="F2CEED" w:themeFill="accent5" w:themeFillTint="33"/>
          </w:tcPr>
          <w:p w14:paraId="7DEDB5CB" w14:textId="3377F691"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$1.50 </w:t>
            </w:r>
          </w:p>
        </w:tc>
        <w:tc>
          <w:tcPr>
            <w:tcW w:w="1241" w:type="dxa"/>
            <w:shd w:val="clear" w:color="auto" w:fill="F2CEED" w:themeFill="accent5" w:themeFillTint="33"/>
          </w:tcPr>
          <w:p w14:paraId="23642A1A" w14:textId="1C3AEFF8"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F2CEED" w:themeFill="accent5" w:themeFillTint="33"/>
          </w:tcPr>
          <w:p w14:paraId="54AFFCF0" w14:textId="1C14C806"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$1.50 </w:t>
            </w:r>
          </w:p>
        </w:tc>
        <w:tc>
          <w:tcPr>
            <w:tcW w:w="1407" w:type="dxa"/>
            <w:shd w:val="clear" w:color="auto" w:fill="F2CEED" w:themeFill="accent5" w:themeFillTint="33"/>
          </w:tcPr>
          <w:p w14:paraId="7E8766B0" w14:textId="644A5A3B"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$1.70 </w:t>
            </w:r>
          </w:p>
        </w:tc>
      </w:tr>
      <w:tr w:rsidR="00914542" w14:paraId="3E8C5DF8" w14:textId="77777777" w:rsidTr="002D1A06">
        <w:tc>
          <w:tcPr>
            <w:tcW w:w="4354" w:type="dxa"/>
            <w:shd w:val="clear" w:color="auto" w:fill="F2CEED" w:themeFill="accent5" w:themeFillTint="33"/>
          </w:tcPr>
          <w:p w14:paraId="3A7F1E57" w14:textId="1374714A"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Zip Ties</w:t>
            </w:r>
          </w:p>
        </w:tc>
        <w:tc>
          <w:tcPr>
            <w:tcW w:w="1274" w:type="dxa"/>
            <w:shd w:val="clear" w:color="auto" w:fill="F2CEED" w:themeFill="accent5" w:themeFillTint="33"/>
          </w:tcPr>
          <w:p w14:paraId="39BBCEC4" w14:textId="752ACDEA"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$0.04 </w:t>
            </w:r>
          </w:p>
        </w:tc>
        <w:tc>
          <w:tcPr>
            <w:tcW w:w="1241" w:type="dxa"/>
            <w:shd w:val="clear" w:color="auto" w:fill="F2CEED" w:themeFill="accent5" w:themeFillTint="33"/>
          </w:tcPr>
          <w:p w14:paraId="74F802E7" w14:textId="062A8665" w:rsidR="002962F9" w:rsidRPr="002D1A06" w:rsidRDefault="002962F9" w:rsidP="002D1A06">
            <w:pPr>
              <w:jc w:val="center"/>
              <w:rPr>
                <w:rFonts w:ascii="Arial" w:hAnsi="Arial" w:cs="Arial"/>
                <w:color w:val="000000"/>
                <w:sz w:val="22"/>
                <w:szCs w:val="22"/>
              </w:rPr>
            </w:pPr>
            <w:r w:rsidRPr="002D1A06">
              <w:rPr>
                <w:rFonts w:ascii="Arial" w:hAnsi="Arial" w:cs="Arial"/>
                <w:color w:val="000000"/>
                <w:sz w:val="22"/>
                <w:szCs w:val="22"/>
              </w:rPr>
              <w:t>15</w:t>
            </w:r>
          </w:p>
        </w:tc>
        <w:tc>
          <w:tcPr>
            <w:tcW w:w="1074" w:type="dxa"/>
            <w:gridSpan w:val="2"/>
            <w:shd w:val="clear" w:color="auto" w:fill="F2CEED" w:themeFill="accent5" w:themeFillTint="33"/>
          </w:tcPr>
          <w:p w14:paraId="69943F9E" w14:textId="287271E3" w:rsidR="002962F9" w:rsidRPr="009D0E63" w:rsidRDefault="002962F9" w:rsidP="002962F9">
            <w:pPr>
              <w:rPr>
                <w:rFonts w:ascii="Arial" w:hAnsi="Arial" w:cs="Arial"/>
                <w:color w:val="000000"/>
                <w:sz w:val="22"/>
                <w:szCs w:val="22"/>
              </w:rPr>
            </w:pPr>
            <w:r w:rsidRPr="002D1A06">
              <w:rPr>
                <w:rFonts w:ascii="Arial" w:hAnsi="Arial" w:cs="Arial"/>
                <w:color w:val="000000"/>
                <w:sz w:val="22"/>
                <w:szCs w:val="22"/>
              </w:rPr>
              <w:t xml:space="preserve">$0.60 </w:t>
            </w:r>
          </w:p>
        </w:tc>
        <w:tc>
          <w:tcPr>
            <w:tcW w:w="1407" w:type="dxa"/>
            <w:shd w:val="clear" w:color="auto" w:fill="F2CEED" w:themeFill="accent5" w:themeFillTint="33"/>
          </w:tcPr>
          <w:p w14:paraId="77597938" w14:textId="4987D6D9" w:rsidR="002962F9" w:rsidRPr="002D1A06" w:rsidRDefault="002962F9" w:rsidP="002962F9">
            <w:pPr>
              <w:rPr>
                <w:rFonts w:ascii="Arial" w:hAnsi="Arial" w:cs="Arial"/>
                <w:color w:val="000000"/>
                <w:sz w:val="22"/>
                <w:szCs w:val="22"/>
              </w:rPr>
            </w:pPr>
            <w:r w:rsidRPr="002D1A06">
              <w:rPr>
                <w:rFonts w:ascii="Arial" w:hAnsi="Arial" w:cs="Arial"/>
                <w:color w:val="000000"/>
                <w:sz w:val="22"/>
                <w:szCs w:val="22"/>
              </w:rPr>
              <w:t xml:space="preserve">$0.68 </w:t>
            </w:r>
          </w:p>
        </w:tc>
      </w:tr>
      <w:tr w:rsidR="00914542" w14:paraId="549A55D8" w14:textId="77777777" w:rsidTr="002D1A06">
        <w:tc>
          <w:tcPr>
            <w:tcW w:w="4354" w:type="dxa"/>
            <w:shd w:val="clear" w:color="auto" w:fill="D9F2D0" w:themeFill="accent6" w:themeFillTint="33"/>
          </w:tcPr>
          <w:p w14:paraId="29FDBA0D" w14:textId="54A10B16"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DIODE SCHOTTKY 45V 6A TO263AB</w:t>
            </w:r>
          </w:p>
        </w:tc>
        <w:tc>
          <w:tcPr>
            <w:tcW w:w="1274" w:type="dxa"/>
            <w:shd w:val="clear" w:color="auto" w:fill="D9F2D0" w:themeFill="accent6" w:themeFillTint="33"/>
          </w:tcPr>
          <w:p w14:paraId="05D75F17" w14:textId="413337DD"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$2.12 </w:t>
            </w:r>
          </w:p>
        </w:tc>
        <w:tc>
          <w:tcPr>
            <w:tcW w:w="1241" w:type="dxa"/>
            <w:shd w:val="clear" w:color="auto" w:fill="D9F2D0" w:themeFill="accent6" w:themeFillTint="33"/>
          </w:tcPr>
          <w:p w14:paraId="3267AB15" w14:textId="64F2F033"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4E1B012C" w14:textId="56F5C957"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$2.12 </w:t>
            </w:r>
          </w:p>
        </w:tc>
        <w:tc>
          <w:tcPr>
            <w:tcW w:w="1407" w:type="dxa"/>
            <w:shd w:val="clear" w:color="auto" w:fill="D9F2D0" w:themeFill="accent6" w:themeFillTint="33"/>
          </w:tcPr>
          <w:p w14:paraId="7D08C5D4" w14:textId="2E39EF44"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$2.40 </w:t>
            </w:r>
          </w:p>
        </w:tc>
      </w:tr>
      <w:tr w:rsidR="00914542" w14:paraId="57B622A5" w14:textId="77777777" w:rsidTr="002D1A06">
        <w:tc>
          <w:tcPr>
            <w:tcW w:w="4354" w:type="dxa"/>
            <w:shd w:val="clear" w:color="auto" w:fill="D9F2D0" w:themeFill="accent6" w:themeFillTint="33"/>
          </w:tcPr>
          <w:p w14:paraId="3FDC14D0" w14:textId="7F9CC350"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IC REG BUCK 5V 5A 14VSON </w:t>
            </w:r>
          </w:p>
        </w:tc>
        <w:tc>
          <w:tcPr>
            <w:tcW w:w="1274" w:type="dxa"/>
            <w:shd w:val="clear" w:color="auto" w:fill="D9F2D0" w:themeFill="accent6" w:themeFillTint="33"/>
          </w:tcPr>
          <w:p w14:paraId="79174521" w14:textId="3BFDDC6F"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$11.42 </w:t>
            </w:r>
          </w:p>
        </w:tc>
        <w:tc>
          <w:tcPr>
            <w:tcW w:w="1241" w:type="dxa"/>
            <w:shd w:val="clear" w:color="auto" w:fill="D9F2D0" w:themeFill="accent6" w:themeFillTint="33"/>
          </w:tcPr>
          <w:p w14:paraId="0CC3ED77" w14:textId="14FE5848"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5379A60D" w14:textId="7C8D8058"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$11.42 </w:t>
            </w:r>
          </w:p>
        </w:tc>
        <w:tc>
          <w:tcPr>
            <w:tcW w:w="1407" w:type="dxa"/>
            <w:shd w:val="clear" w:color="auto" w:fill="D9F2D0" w:themeFill="accent6" w:themeFillTint="33"/>
          </w:tcPr>
          <w:p w14:paraId="7CE426EC" w14:textId="5B81A707"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$12.90 </w:t>
            </w:r>
          </w:p>
        </w:tc>
      </w:tr>
      <w:tr w:rsidR="00914542" w14:paraId="666ECBB5" w14:textId="77777777" w:rsidTr="002D1A06">
        <w:tc>
          <w:tcPr>
            <w:tcW w:w="4354" w:type="dxa"/>
            <w:shd w:val="clear" w:color="auto" w:fill="D9F2D0" w:themeFill="accent6" w:themeFillTint="33"/>
          </w:tcPr>
          <w:p w14:paraId="015BF7FA" w14:textId="17F1A983"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0.47 uF Capacitor_SMD: C_0805_2012Metric </w:t>
            </w:r>
          </w:p>
        </w:tc>
        <w:tc>
          <w:tcPr>
            <w:tcW w:w="1274" w:type="dxa"/>
            <w:shd w:val="clear" w:color="auto" w:fill="D9F2D0" w:themeFill="accent6" w:themeFillTint="33"/>
          </w:tcPr>
          <w:p w14:paraId="4044D1BD" w14:textId="2D00C4A2"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$0.30 </w:t>
            </w:r>
          </w:p>
        </w:tc>
        <w:tc>
          <w:tcPr>
            <w:tcW w:w="1241" w:type="dxa"/>
            <w:shd w:val="clear" w:color="auto" w:fill="D9F2D0" w:themeFill="accent6" w:themeFillTint="33"/>
          </w:tcPr>
          <w:p w14:paraId="2B2F280A" w14:textId="11843D9E"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4B1FC78C" w14:textId="193C83CF"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$0.30 </w:t>
            </w:r>
          </w:p>
        </w:tc>
        <w:tc>
          <w:tcPr>
            <w:tcW w:w="1407" w:type="dxa"/>
            <w:shd w:val="clear" w:color="auto" w:fill="D9F2D0" w:themeFill="accent6" w:themeFillTint="33"/>
          </w:tcPr>
          <w:p w14:paraId="1D371D61" w14:textId="41995286"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$0.34 </w:t>
            </w:r>
          </w:p>
        </w:tc>
      </w:tr>
      <w:tr w:rsidR="00914542" w14:paraId="3A1C9BE2" w14:textId="77777777" w:rsidTr="002D1A06">
        <w:tc>
          <w:tcPr>
            <w:tcW w:w="4354" w:type="dxa"/>
            <w:shd w:val="clear" w:color="auto" w:fill="D9F2D0" w:themeFill="accent6" w:themeFillTint="33"/>
          </w:tcPr>
          <w:p w14:paraId="20A765F2" w14:textId="31FFAC9B"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 nF Capacitor_SMD: C_0805_2012Metric </w:t>
            </w:r>
          </w:p>
        </w:tc>
        <w:tc>
          <w:tcPr>
            <w:tcW w:w="1274" w:type="dxa"/>
            <w:shd w:val="clear" w:color="auto" w:fill="D9F2D0" w:themeFill="accent6" w:themeFillTint="33"/>
          </w:tcPr>
          <w:p w14:paraId="50FEBF3E" w14:textId="388D8C8D"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$0.12 </w:t>
            </w:r>
          </w:p>
        </w:tc>
        <w:tc>
          <w:tcPr>
            <w:tcW w:w="1241" w:type="dxa"/>
            <w:shd w:val="clear" w:color="auto" w:fill="D9F2D0" w:themeFill="accent6" w:themeFillTint="33"/>
          </w:tcPr>
          <w:p w14:paraId="57FB8E8E" w14:textId="2955D9B0"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6898C00A" w14:textId="5D8CEDF5"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$0.12 </w:t>
            </w:r>
          </w:p>
        </w:tc>
        <w:tc>
          <w:tcPr>
            <w:tcW w:w="1407" w:type="dxa"/>
            <w:shd w:val="clear" w:color="auto" w:fill="D9F2D0" w:themeFill="accent6" w:themeFillTint="33"/>
          </w:tcPr>
          <w:p w14:paraId="470C3366" w14:textId="0291B29D"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$0.14 </w:t>
            </w:r>
          </w:p>
        </w:tc>
      </w:tr>
      <w:tr w:rsidR="00914542" w14:paraId="0112F323" w14:textId="77777777" w:rsidTr="002D1A06">
        <w:tc>
          <w:tcPr>
            <w:tcW w:w="4354" w:type="dxa"/>
            <w:shd w:val="clear" w:color="auto" w:fill="D9F2D0" w:themeFill="accent6" w:themeFillTint="33"/>
          </w:tcPr>
          <w:p w14:paraId="7695000B" w14:textId="2A7DE603"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0.01 uF/10,000 pF Capacitor_SMD: C_0805_2012Metric </w:t>
            </w:r>
          </w:p>
        </w:tc>
        <w:tc>
          <w:tcPr>
            <w:tcW w:w="1274" w:type="dxa"/>
            <w:shd w:val="clear" w:color="auto" w:fill="D9F2D0" w:themeFill="accent6" w:themeFillTint="33"/>
          </w:tcPr>
          <w:p w14:paraId="4D2FA91F" w14:textId="3AEDC4AE"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$0.12 </w:t>
            </w:r>
          </w:p>
        </w:tc>
        <w:tc>
          <w:tcPr>
            <w:tcW w:w="1241" w:type="dxa"/>
            <w:shd w:val="clear" w:color="auto" w:fill="D9F2D0" w:themeFill="accent6" w:themeFillTint="33"/>
          </w:tcPr>
          <w:p w14:paraId="3877DF4E" w14:textId="4E9F0B8C"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69BE9364" w14:textId="468AC683"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$0.12 </w:t>
            </w:r>
          </w:p>
        </w:tc>
        <w:tc>
          <w:tcPr>
            <w:tcW w:w="1407" w:type="dxa"/>
            <w:shd w:val="clear" w:color="auto" w:fill="D9F2D0" w:themeFill="accent6" w:themeFillTint="33"/>
          </w:tcPr>
          <w:p w14:paraId="4F295E49" w14:textId="54EE6276"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$0.14 </w:t>
            </w:r>
          </w:p>
        </w:tc>
      </w:tr>
      <w:tr w:rsidR="00914542" w14:paraId="08BAC328" w14:textId="77777777" w:rsidTr="002D1A06">
        <w:tc>
          <w:tcPr>
            <w:tcW w:w="4354" w:type="dxa"/>
            <w:shd w:val="clear" w:color="auto" w:fill="D9F2D0" w:themeFill="accent6" w:themeFillTint="33"/>
          </w:tcPr>
          <w:p w14:paraId="06B5E093" w14:textId="58441EA9"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15 uF Capacitor_SMD: C_1210_3225Metric  </w:t>
            </w:r>
          </w:p>
        </w:tc>
        <w:tc>
          <w:tcPr>
            <w:tcW w:w="1274" w:type="dxa"/>
            <w:shd w:val="clear" w:color="auto" w:fill="D9F2D0" w:themeFill="accent6" w:themeFillTint="33"/>
          </w:tcPr>
          <w:p w14:paraId="0A751796" w14:textId="48591269"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$1.04 </w:t>
            </w:r>
          </w:p>
        </w:tc>
        <w:tc>
          <w:tcPr>
            <w:tcW w:w="1241" w:type="dxa"/>
            <w:shd w:val="clear" w:color="auto" w:fill="D9F2D0" w:themeFill="accent6" w:themeFillTint="33"/>
          </w:tcPr>
          <w:p w14:paraId="4916811A" w14:textId="1C2417E5"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3</w:t>
            </w:r>
          </w:p>
        </w:tc>
        <w:tc>
          <w:tcPr>
            <w:tcW w:w="1074" w:type="dxa"/>
            <w:gridSpan w:val="2"/>
            <w:shd w:val="clear" w:color="auto" w:fill="D9F2D0" w:themeFill="accent6" w:themeFillTint="33"/>
          </w:tcPr>
          <w:p w14:paraId="7F639157" w14:textId="2FB56630"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$3.12 </w:t>
            </w:r>
          </w:p>
        </w:tc>
        <w:tc>
          <w:tcPr>
            <w:tcW w:w="1407" w:type="dxa"/>
            <w:shd w:val="clear" w:color="auto" w:fill="D9F2D0" w:themeFill="accent6" w:themeFillTint="33"/>
          </w:tcPr>
          <w:p w14:paraId="29CBC113" w14:textId="5D1E098A"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$3.53 </w:t>
            </w:r>
          </w:p>
        </w:tc>
      </w:tr>
      <w:tr w:rsidR="00914542" w14:paraId="508931D1" w14:textId="77777777" w:rsidTr="002D1A06">
        <w:tc>
          <w:tcPr>
            <w:tcW w:w="4354" w:type="dxa"/>
            <w:shd w:val="clear" w:color="auto" w:fill="D9F2D0" w:themeFill="accent6" w:themeFillTint="33"/>
          </w:tcPr>
          <w:p w14:paraId="7FDD936B" w14:textId="6460E59F"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180 uF Capacitor_SMD: CP_Elec_8x10  </w:t>
            </w:r>
          </w:p>
        </w:tc>
        <w:tc>
          <w:tcPr>
            <w:tcW w:w="1274" w:type="dxa"/>
            <w:shd w:val="clear" w:color="auto" w:fill="D9F2D0" w:themeFill="accent6" w:themeFillTint="33"/>
          </w:tcPr>
          <w:p w14:paraId="726D716B" w14:textId="7455F394"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$2.90 </w:t>
            </w:r>
          </w:p>
        </w:tc>
        <w:tc>
          <w:tcPr>
            <w:tcW w:w="1241" w:type="dxa"/>
            <w:shd w:val="clear" w:color="auto" w:fill="D9F2D0" w:themeFill="accent6" w:themeFillTint="33"/>
          </w:tcPr>
          <w:p w14:paraId="6BA51852" w14:textId="206E6768"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2</w:t>
            </w:r>
          </w:p>
        </w:tc>
        <w:tc>
          <w:tcPr>
            <w:tcW w:w="1074" w:type="dxa"/>
            <w:gridSpan w:val="2"/>
            <w:shd w:val="clear" w:color="auto" w:fill="D9F2D0" w:themeFill="accent6" w:themeFillTint="33"/>
          </w:tcPr>
          <w:p w14:paraId="37A2E4C5" w14:textId="4681D753"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$5.80 </w:t>
            </w:r>
          </w:p>
        </w:tc>
        <w:tc>
          <w:tcPr>
            <w:tcW w:w="1407" w:type="dxa"/>
            <w:shd w:val="clear" w:color="auto" w:fill="D9F2D0" w:themeFill="accent6" w:themeFillTint="33"/>
          </w:tcPr>
          <w:p w14:paraId="7F2F3174" w14:textId="7E2E5D1F"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$6.55 </w:t>
            </w:r>
          </w:p>
        </w:tc>
      </w:tr>
      <w:tr w:rsidR="00914542" w14:paraId="1614ECF0" w14:textId="77777777" w:rsidTr="002D1A06">
        <w:tc>
          <w:tcPr>
            <w:tcW w:w="4354" w:type="dxa"/>
            <w:shd w:val="clear" w:color="auto" w:fill="D9F2D0" w:themeFill="accent6" w:themeFillTint="33"/>
          </w:tcPr>
          <w:p w14:paraId="3A48F060" w14:textId="53B76386"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Red LED 0805_2012 Metric </w:t>
            </w:r>
          </w:p>
        </w:tc>
        <w:tc>
          <w:tcPr>
            <w:tcW w:w="1274" w:type="dxa"/>
            <w:shd w:val="clear" w:color="auto" w:fill="D9F2D0" w:themeFill="accent6" w:themeFillTint="33"/>
          </w:tcPr>
          <w:p w14:paraId="1B3A575D" w14:textId="3D71EFDC"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$0.25 </w:t>
            </w:r>
          </w:p>
        </w:tc>
        <w:tc>
          <w:tcPr>
            <w:tcW w:w="1241" w:type="dxa"/>
            <w:shd w:val="clear" w:color="auto" w:fill="D9F2D0" w:themeFill="accent6" w:themeFillTint="33"/>
          </w:tcPr>
          <w:p w14:paraId="28363F03" w14:textId="570B9F24"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441C20B8" w14:textId="73E50835"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$0.25 </w:t>
            </w:r>
          </w:p>
        </w:tc>
        <w:tc>
          <w:tcPr>
            <w:tcW w:w="1407" w:type="dxa"/>
            <w:shd w:val="clear" w:color="auto" w:fill="D9F2D0" w:themeFill="accent6" w:themeFillTint="33"/>
          </w:tcPr>
          <w:p w14:paraId="06200964" w14:textId="3478DB2E"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$0.28 </w:t>
            </w:r>
          </w:p>
        </w:tc>
      </w:tr>
      <w:tr w:rsidR="00914542" w14:paraId="36498025" w14:textId="77777777" w:rsidTr="002D1A06">
        <w:tc>
          <w:tcPr>
            <w:tcW w:w="4354" w:type="dxa"/>
            <w:shd w:val="clear" w:color="auto" w:fill="D9F2D0" w:themeFill="accent6" w:themeFillTint="33"/>
          </w:tcPr>
          <w:p w14:paraId="3BD28216" w14:textId="1B7D4C5B"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Blue LED 0805_2012 Metric </w:t>
            </w:r>
          </w:p>
        </w:tc>
        <w:tc>
          <w:tcPr>
            <w:tcW w:w="1274" w:type="dxa"/>
            <w:shd w:val="clear" w:color="auto" w:fill="D9F2D0" w:themeFill="accent6" w:themeFillTint="33"/>
          </w:tcPr>
          <w:p w14:paraId="15D56A19" w14:textId="30E6EDF7"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$0.31 </w:t>
            </w:r>
          </w:p>
        </w:tc>
        <w:tc>
          <w:tcPr>
            <w:tcW w:w="1241" w:type="dxa"/>
            <w:shd w:val="clear" w:color="auto" w:fill="D9F2D0" w:themeFill="accent6" w:themeFillTint="33"/>
          </w:tcPr>
          <w:p w14:paraId="37540E55" w14:textId="2643EB55"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2EB6B722" w14:textId="16A7E41D"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$0.31 </w:t>
            </w:r>
          </w:p>
        </w:tc>
        <w:tc>
          <w:tcPr>
            <w:tcW w:w="1407" w:type="dxa"/>
            <w:shd w:val="clear" w:color="auto" w:fill="D9F2D0" w:themeFill="accent6" w:themeFillTint="33"/>
          </w:tcPr>
          <w:p w14:paraId="329C6E8A" w14:textId="41E6E3E8"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$0.35 </w:t>
            </w:r>
          </w:p>
        </w:tc>
      </w:tr>
      <w:tr w:rsidR="00914542" w14:paraId="7F116A0A" w14:textId="77777777" w:rsidTr="002D1A06">
        <w:tc>
          <w:tcPr>
            <w:tcW w:w="4354" w:type="dxa"/>
            <w:shd w:val="clear" w:color="auto" w:fill="D9F2D0" w:themeFill="accent6" w:themeFillTint="33"/>
          </w:tcPr>
          <w:p w14:paraId="3CC5E761" w14:textId="51C21E09"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Pheonix Terminal Blocks SMD 2P 5.08mm  </w:t>
            </w:r>
          </w:p>
        </w:tc>
        <w:tc>
          <w:tcPr>
            <w:tcW w:w="1274" w:type="dxa"/>
            <w:shd w:val="clear" w:color="auto" w:fill="D9F2D0" w:themeFill="accent6" w:themeFillTint="33"/>
          </w:tcPr>
          <w:p w14:paraId="0F4A4936" w14:textId="1F07288C"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$1.92 </w:t>
            </w:r>
          </w:p>
        </w:tc>
        <w:tc>
          <w:tcPr>
            <w:tcW w:w="1241" w:type="dxa"/>
            <w:shd w:val="clear" w:color="auto" w:fill="D9F2D0" w:themeFill="accent6" w:themeFillTint="33"/>
          </w:tcPr>
          <w:p w14:paraId="2FE74F58" w14:textId="70AB3E33"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57DBBBAF" w14:textId="747E2555"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$1.92 </w:t>
            </w:r>
          </w:p>
        </w:tc>
        <w:tc>
          <w:tcPr>
            <w:tcW w:w="1407" w:type="dxa"/>
            <w:shd w:val="clear" w:color="auto" w:fill="D9F2D0" w:themeFill="accent6" w:themeFillTint="33"/>
          </w:tcPr>
          <w:p w14:paraId="23BC04D0" w14:textId="266B22FE"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$2.17 </w:t>
            </w:r>
          </w:p>
        </w:tc>
      </w:tr>
      <w:tr w:rsidR="00914542" w14:paraId="64B18B02" w14:textId="77777777" w:rsidTr="002D1A06">
        <w:tc>
          <w:tcPr>
            <w:tcW w:w="4354" w:type="dxa"/>
            <w:shd w:val="clear" w:color="auto" w:fill="D9F2D0" w:themeFill="accent6" w:themeFillTint="33"/>
          </w:tcPr>
          <w:p w14:paraId="5A1DF09A" w14:textId="772A4083"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Pheonix Terminal Blocks SMD 4P 5.08mm  </w:t>
            </w:r>
          </w:p>
        </w:tc>
        <w:tc>
          <w:tcPr>
            <w:tcW w:w="1274" w:type="dxa"/>
            <w:shd w:val="clear" w:color="auto" w:fill="D9F2D0" w:themeFill="accent6" w:themeFillTint="33"/>
          </w:tcPr>
          <w:p w14:paraId="49A41E3C" w14:textId="2AF9E46B"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$3.64 </w:t>
            </w:r>
          </w:p>
        </w:tc>
        <w:tc>
          <w:tcPr>
            <w:tcW w:w="1241" w:type="dxa"/>
            <w:shd w:val="clear" w:color="auto" w:fill="D9F2D0" w:themeFill="accent6" w:themeFillTint="33"/>
          </w:tcPr>
          <w:p w14:paraId="3828B8EB" w14:textId="4FBC960A"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0D4AD00A" w14:textId="10D4EE2E"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$3.64 </w:t>
            </w:r>
          </w:p>
        </w:tc>
        <w:tc>
          <w:tcPr>
            <w:tcW w:w="1407" w:type="dxa"/>
            <w:shd w:val="clear" w:color="auto" w:fill="D9F2D0" w:themeFill="accent6" w:themeFillTint="33"/>
          </w:tcPr>
          <w:p w14:paraId="0A1BB9BF" w14:textId="53C20771"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$4.11 </w:t>
            </w:r>
          </w:p>
        </w:tc>
      </w:tr>
      <w:tr w:rsidR="00914542" w14:paraId="22C56351" w14:textId="77777777" w:rsidTr="002D1A06">
        <w:tc>
          <w:tcPr>
            <w:tcW w:w="4354" w:type="dxa"/>
            <w:shd w:val="clear" w:color="auto" w:fill="D9F2D0" w:themeFill="accent6" w:themeFillTint="33"/>
          </w:tcPr>
          <w:p w14:paraId="0A2EB587" w14:textId="55A464BF"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22uH Inductor SMD L7.3x7.3 mm </w:t>
            </w:r>
          </w:p>
        </w:tc>
        <w:tc>
          <w:tcPr>
            <w:tcW w:w="1274" w:type="dxa"/>
            <w:shd w:val="clear" w:color="auto" w:fill="D9F2D0" w:themeFill="accent6" w:themeFillTint="33"/>
          </w:tcPr>
          <w:p w14:paraId="3CF6C1CD" w14:textId="1EB9E667"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$1.49 </w:t>
            </w:r>
          </w:p>
        </w:tc>
        <w:tc>
          <w:tcPr>
            <w:tcW w:w="1241" w:type="dxa"/>
            <w:shd w:val="clear" w:color="auto" w:fill="D9F2D0" w:themeFill="accent6" w:themeFillTint="33"/>
          </w:tcPr>
          <w:p w14:paraId="6175B36E" w14:textId="5CC8D04A"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7B717A9E" w14:textId="1EEB7CAE"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$1.49 </w:t>
            </w:r>
          </w:p>
        </w:tc>
        <w:tc>
          <w:tcPr>
            <w:tcW w:w="1407" w:type="dxa"/>
            <w:shd w:val="clear" w:color="auto" w:fill="D9F2D0" w:themeFill="accent6" w:themeFillTint="33"/>
          </w:tcPr>
          <w:p w14:paraId="4B7A02AC" w14:textId="4B1AD1DD"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$1.68 </w:t>
            </w:r>
          </w:p>
        </w:tc>
      </w:tr>
      <w:tr w:rsidR="00914542" w14:paraId="2D555CE3" w14:textId="77777777" w:rsidTr="002D1A06">
        <w:tc>
          <w:tcPr>
            <w:tcW w:w="4354" w:type="dxa"/>
            <w:shd w:val="clear" w:color="auto" w:fill="D9F2D0" w:themeFill="accent6" w:themeFillTint="33"/>
          </w:tcPr>
          <w:p w14:paraId="097FE44F" w14:textId="5EF1DD08"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5.6k Resistor SMD 0805_2012Metric  </w:t>
            </w:r>
          </w:p>
        </w:tc>
        <w:tc>
          <w:tcPr>
            <w:tcW w:w="1274" w:type="dxa"/>
            <w:shd w:val="clear" w:color="auto" w:fill="D9F2D0" w:themeFill="accent6" w:themeFillTint="33"/>
          </w:tcPr>
          <w:p w14:paraId="0A6661ED" w14:textId="7FB95C43"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$0.15 </w:t>
            </w:r>
          </w:p>
        </w:tc>
        <w:tc>
          <w:tcPr>
            <w:tcW w:w="1241" w:type="dxa"/>
            <w:shd w:val="clear" w:color="auto" w:fill="D9F2D0" w:themeFill="accent6" w:themeFillTint="33"/>
          </w:tcPr>
          <w:p w14:paraId="14C76F8E" w14:textId="051566D0"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3</w:t>
            </w:r>
          </w:p>
        </w:tc>
        <w:tc>
          <w:tcPr>
            <w:tcW w:w="1074" w:type="dxa"/>
            <w:gridSpan w:val="2"/>
            <w:shd w:val="clear" w:color="auto" w:fill="D9F2D0" w:themeFill="accent6" w:themeFillTint="33"/>
          </w:tcPr>
          <w:p w14:paraId="420F65BD" w14:textId="2115DF67"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$0.45 </w:t>
            </w:r>
          </w:p>
        </w:tc>
        <w:tc>
          <w:tcPr>
            <w:tcW w:w="1407" w:type="dxa"/>
            <w:shd w:val="clear" w:color="auto" w:fill="D9F2D0" w:themeFill="accent6" w:themeFillTint="33"/>
          </w:tcPr>
          <w:p w14:paraId="63BEE49E" w14:textId="5F2841D7"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$0.51 </w:t>
            </w:r>
          </w:p>
        </w:tc>
      </w:tr>
      <w:tr w:rsidR="00914542" w14:paraId="09C4049B" w14:textId="77777777" w:rsidTr="002D1A06">
        <w:tc>
          <w:tcPr>
            <w:tcW w:w="4354" w:type="dxa"/>
            <w:shd w:val="clear" w:color="auto" w:fill="D9F2D0" w:themeFill="accent6" w:themeFillTint="33"/>
          </w:tcPr>
          <w:p w14:paraId="3ED941FD" w14:textId="2672C3A0"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1.5k Resistor SMD 0805_2012Metric </w:t>
            </w:r>
          </w:p>
        </w:tc>
        <w:tc>
          <w:tcPr>
            <w:tcW w:w="1274" w:type="dxa"/>
            <w:shd w:val="clear" w:color="auto" w:fill="D9F2D0" w:themeFill="accent6" w:themeFillTint="33"/>
          </w:tcPr>
          <w:p w14:paraId="2FC5525D" w14:textId="1BC7A7E5"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$0.15 </w:t>
            </w:r>
          </w:p>
        </w:tc>
        <w:tc>
          <w:tcPr>
            <w:tcW w:w="1241" w:type="dxa"/>
            <w:shd w:val="clear" w:color="auto" w:fill="D9F2D0" w:themeFill="accent6" w:themeFillTint="33"/>
          </w:tcPr>
          <w:p w14:paraId="3FF59041" w14:textId="5580BCB4"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4AABD89E" w14:textId="46D42E4A"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$0.15 </w:t>
            </w:r>
          </w:p>
        </w:tc>
        <w:tc>
          <w:tcPr>
            <w:tcW w:w="1407" w:type="dxa"/>
            <w:shd w:val="clear" w:color="auto" w:fill="D9F2D0" w:themeFill="accent6" w:themeFillTint="33"/>
          </w:tcPr>
          <w:p w14:paraId="3DA1F86B" w14:textId="5500B21C"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$0.17 </w:t>
            </w:r>
          </w:p>
        </w:tc>
      </w:tr>
      <w:tr w:rsidR="00914542" w14:paraId="1AEB8F6A" w14:textId="77777777" w:rsidTr="002D1A06">
        <w:tc>
          <w:tcPr>
            <w:tcW w:w="4354" w:type="dxa"/>
            <w:shd w:val="clear" w:color="auto" w:fill="D9F2D0" w:themeFill="accent6" w:themeFillTint="33"/>
          </w:tcPr>
          <w:p w14:paraId="3FF158B8" w14:textId="16BDC539"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0.01 ohms Resistor SMD 2512_6332Metric </w:t>
            </w:r>
          </w:p>
        </w:tc>
        <w:tc>
          <w:tcPr>
            <w:tcW w:w="1274" w:type="dxa"/>
            <w:shd w:val="clear" w:color="auto" w:fill="D9F2D0" w:themeFill="accent6" w:themeFillTint="33"/>
          </w:tcPr>
          <w:p w14:paraId="28E55D57" w14:textId="0943E883"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$0.75 </w:t>
            </w:r>
          </w:p>
        </w:tc>
        <w:tc>
          <w:tcPr>
            <w:tcW w:w="1241" w:type="dxa"/>
            <w:shd w:val="clear" w:color="auto" w:fill="D9F2D0" w:themeFill="accent6" w:themeFillTint="33"/>
          </w:tcPr>
          <w:p w14:paraId="023AABED" w14:textId="0D3BA40A"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1FE243FE" w14:textId="4410BAD2"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$0.75 </w:t>
            </w:r>
          </w:p>
        </w:tc>
        <w:tc>
          <w:tcPr>
            <w:tcW w:w="1407" w:type="dxa"/>
            <w:shd w:val="clear" w:color="auto" w:fill="D9F2D0" w:themeFill="accent6" w:themeFillTint="33"/>
          </w:tcPr>
          <w:p w14:paraId="46573726" w14:textId="50DBE40D"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$0.85 </w:t>
            </w:r>
          </w:p>
        </w:tc>
      </w:tr>
      <w:tr w:rsidR="00914542" w14:paraId="48B47A52" w14:textId="77777777" w:rsidTr="002D1A06">
        <w:tc>
          <w:tcPr>
            <w:tcW w:w="4354" w:type="dxa"/>
            <w:shd w:val="clear" w:color="auto" w:fill="D9F2D0" w:themeFill="accent6" w:themeFillTint="33"/>
          </w:tcPr>
          <w:p w14:paraId="59E98A7B" w14:textId="1EC8B7CB"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Wago, SPLICE LEVER 24-12AWG 3POS</w:t>
            </w:r>
          </w:p>
        </w:tc>
        <w:tc>
          <w:tcPr>
            <w:tcW w:w="1274" w:type="dxa"/>
            <w:shd w:val="clear" w:color="auto" w:fill="D9F2D0" w:themeFill="accent6" w:themeFillTint="33"/>
          </w:tcPr>
          <w:p w14:paraId="6F727AA1" w14:textId="153F9DE5"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$1.63 </w:t>
            </w:r>
          </w:p>
        </w:tc>
        <w:tc>
          <w:tcPr>
            <w:tcW w:w="1241" w:type="dxa"/>
            <w:shd w:val="clear" w:color="auto" w:fill="D9F2D0" w:themeFill="accent6" w:themeFillTint="33"/>
          </w:tcPr>
          <w:p w14:paraId="15D76C8D" w14:textId="4499280B"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2</w:t>
            </w:r>
          </w:p>
        </w:tc>
        <w:tc>
          <w:tcPr>
            <w:tcW w:w="1074" w:type="dxa"/>
            <w:gridSpan w:val="2"/>
            <w:shd w:val="clear" w:color="auto" w:fill="D9F2D0" w:themeFill="accent6" w:themeFillTint="33"/>
          </w:tcPr>
          <w:p w14:paraId="046C0CA8" w14:textId="42A1FD45" w:rsidR="00BA4A10" w:rsidRPr="009D0E63" w:rsidRDefault="00BA4A10" w:rsidP="00BA4A10">
            <w:pPr>
              <w:rPr>
                <w:rFonts w:ascii="Arial" w:hAnsi="Arial" w:cs="Arial"/>
                <w:color w:val="000000"/>
                <w:sz w:val="22"/>
                <w:szCs w:val="22"/>
              </w:rPr>
            </w:pPr>
            <w:r w:rsidRPr="002D1A06">
              <w:rPr>
                <w:rFonts w:ascii="Arial" w:hAnsi="Arial" w:cs="Arial"/>
                <w:color w:val="000000"/>
                <w:sz w:val="22"/>
                <w:szCs w:val="22"/>
              </w:rPr>
              <w:t xml:space="preserve">$3.26 </w:t>
            </w:r>
          </w:p>
        </w:tc>
        <w:tc>
          <w:tcPr>
            <w:tcW w:w="1407" w:type="dxa"/>
            <w:shd w:val="clear" w:color="auto" w:fill="D9F2D0" w:themeFill="accent6" w:themeFillTint="33"/>
          </w:tcPr>
          <w:p w14:paraId="402E3BAF" w14:textId="5B7E20A6"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$3.68 </w:t>
            </w:r>
          </w:p>
        </w:tc>
      </w:tr>
      <w:tr w:rsidR="00914542" w14:paraId="3BBAD3EB" w14:textId="77777777" w:rsidTr="002D1A06">
        <w:tc>
          <w:tcPr>
            <w:tcW w:w="4354" w:type="dxa"/>
            <w:shd w:val="clear" w:color="auto" w:fill="D9F2D0" w:themeFill="accent6" w:themeFillTint="33"/>
          </w:tcPr>
          <w:p w14:paraId="4EC57C25" w14:textId="10B75F51"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Electronics Kit</w:t>
            </w:r>
          </w:p>
        </w:tc>
        <w:tc>
          <w:tcPr>
            <w:tcW w:w="1274" w:type="dxa"/>
            <w:shd w:val="clear" w:color="auto" w:fill="D9F2D0" w:themeFill="accent6" w:themeFillTint="33"/>
          </w:tcPr>
          <w:p w14:paraId="093887EA" w14:textId="65D06630"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$20.39 </w:t>
            </w:r>
          </w:p>
        </w:tc>
        <w:tc>
          <w:tcPr>
            <w:tcW w:w="1241" w:type="dxa"/>
            <w:shd w:val="clear" w:color="auto" w:fill="D9F2D0" w:themeFill="accent6" w:themeFillTint="33"/>
          </w:tcPr>
          <w:p w14:paraId="58C2C1C5" w14:textId="06ED2F62"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42909163" w14:textId="0D1AF3F0" w:rsidR="00BA4A10" w:rsidRPr="009D0E63" w:rsidRDefault="00362D1A" w:rsidP="00BA4A10">
            <w:pPr>
              <w:rPr>
                <w:rFonts w:ascii="Arial" w:hAnsi="Arial" w:cs="Arial"/>
                <w:color w:val="000000"/>
                <w:sz w:val="22"/>
                <w:szCs w:val="22"/>
              </w:rPr>
            </w:pPr>
            <w:r w:rsidRPr="002D1A06">
              <w:rPr>
                <w:rFonts w:ascii="Arial" w:hAnsi="Arial" w:cs="Arial"/>
                <w:color w:val="000000"/>
                <w:sz w:val="22"/>
                <w:szCs w:val="22"/>
              </w:rPr>
              <w:t>$</w:t>
            </w:r>
            <w:r w:rsidR="00BA4A10" w:rsidRPr="002D1A06">
              <w:rPr>
                <w:rFonts w:ascii="Arial" w:hAnsi="Arial" w:cs="Arial"/>
                <w:color w:val="000000"/>
                <w:sz w:val="22"/>
                <w:szCs w:val="22"/>
              </w:rPr>
              <w:t>20.39</w:t>
            </w:r>
          </w:p>
        </w:tc>
        <w:tc>
          <w:tcPr>
            <w:tcW w:w="1407" w:type="dxa"/>
            <w:shd w:val="clear" w:color="auto" w:fill="D9F2D0" w:themeFill="accent6" w:themeFillTint="33"/>
          </w:tcPr>
          <w:p w14:paraId="3F264F3E" w14:textId="23C3D65E"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$2.66 </w:t>
            </w:r>
          </w:p>
        </w:tc>
      </w:tr>
      <w:tr w:rsidR="00914542" w14:paraId="31A41939" w14:textId="77777777" w:rsidTr="002D1A06">
        <w:tc>
          <w:tcPr>
            <w:tcW w:w="4354" w:type="dxa"/>
            <w:shd w:val="clear" w:color="auto" w:fill="D9F2D0" w:themeFill="accent6" w:themeFillTint="33"/>
          </w:tcPr>
          <w:p w14:paraId="0960A269" w14:textId="2B039DCE"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PCB Board Cost</w:t>
            </w:r>
          </w:p>
        </w:tc>
        <w:tc>
          <w:tcPr>
            <w:tcW w:w="1274" w:type="dxa"/>
            <w:shd w:val="clear" w:color="auto" w:fill="D9F2D0" w:themeFill="accent6" w:themeFillTint="33"/>
          </w:tcPr>
          <w:p w14:paraId="5B4346EC" w14:textId="44C9B084"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$6.09 </w:t>
            </w:r>
          </w:p>
        </w:tc>
        <w:tc>
          <w:tcPr>
            <w:tcW w:w="1241" w:type="dxa"/>
            <w:shd w:val="clear" w:color="auto" w:fill="D9F2D0" w:themeFill="accent6" w:themeFillTint="33"/>
          </w:tcPr>
          <w:p w14:paraId="3F04AF17" w14:textId="08859924" w:rsidR="00BA4A10" w:rsidRPr="002D1A06" w:rsidRDefault="00BA4A10"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31BDD9A7" w14:textId="5E0CF6AF" w:rsidR="00BA4A10" w:rsidRPr="009D0E63" w:rsidRDefault="00362D1A" w:rsidP="00BA4A10">
            <w:pPr>
              <w:rPr>
                <w:rFonts w:ascii="Arial" w:hAnsi="Arial" w:cs="Arial"/>
                <w:color w:val="000000"/>
                <w:sz w:val="22"/>
                <w:szCs w:val="22"/>
              </w:rPr>
            </w:pPr>
            <w:r w:rsidRPr="002D1A06">
              <w:rPr>
                <w:rFonts w:ascii="Arial" w:hAnsi="Arial" w:cs="Arial"/>
                <w:color w:val="000000"/>
                <w:sz w:val="22"/>
                <w:szCs w:val="22"/>
              </w:rPr>
              <w:t>$</w:t>
            </w:r>
            <w:r w:rsidR="00BA4A10" w:rsidRPr="002D1A06">
              <w:rPr>
                <w:rFonts w:ascii="Arial" w:hAnsi="Arial" w:cs="Arial"/>
                <w:color w:val="000000"/>
                <w:sz w:val="22"/>
                <w:szCs w:val="22"/>
              </w:rPr>
              <w:t>6.09</w:t>
            </w:r>
          </w:p>
        </w:tc>
        <w:tc>
          <w:tcPr>
            <w:tcW w:w="1407" w:type="dxa"/>
            <w:shd w:val="clear" w:color="auto" w:fill="D9F2D0" w:themeFill="accent6" w:themeFillTint="33"/>
          </w:tcPr>
          <w:p w14:paraId="5B539C68" w14:textId="17C06D8C" w:rsidR="00BA4A10" w:rsidRPr="002D1A06" w:rsidRDefault="00BA4A10" w:rsidP="00BA4A10">
            <w:pPr>
              <w:rPr>
                <w:rFonts w:ascii="Arial" w:hAnsi="Arial" w:cs="Arial"/>
                <w:color w:val="000000"/>
                <w:sz w:val="22"/>
                <w:szCs w:val="22"/>
              </w:rPr>
            </w:pPr>
            <w:r w:rsidRPr="002D1A06">
              <w:rPr>
                <w:rFonts w:ascii="Arial" w:hAnsi="Arial" w:cs="Arial"/>
                <w:color w:val="000000"/>
                <w:sz w:val="22"/>
                <w:szCs w:val="22"/>
              </w:rPr>
              <w:t xml:space="preserve">$6.88 </w:t>
            </w:r>
          </w:p>
        </w:tc>
      </w:tr>
      <w:tr w:rsidR="00914542" w14:paraId="099A3609" w14:textId="77777777" w:rsidTr="002D1A06">
        <w:tc>
          <w:tcPr>
            <w:tcW w:w="4354" w:type="dxa"/>
            <w:shd w:val="clear" w:color="auto" w:fill="D9F2D0" w:themeFill="accent6" w:themeFillTint="33"/>
          </w:tcPr>
          <w:p w14:paraId="7F687892" w14:textId="4C376070" w:rsidR="00362D1A" w:rsidRPr="002D1A06" w:rsidRDefault="00362D1A" w:rsidP="00362D1A">
            <w:pPr>
              <w:rPr>
                <w:rFonts w:ascii="Arial" w:hAnsi="Arial" w:cs="Arial"/>
                <w:color w:val="000000"/>
                <w:sz w:val="22"/>
                <w:szCs w:val="22"/>
              </w:rPr>
            </w:pPr>
            <w:r w:rsidRPr="002D1A06">
              <w:rPr>
                <w:rFonts w:ascii="Arial" w:hAnsi="Arial" w:cs="Arial"/>
                <w:color w:val="000000"/>
                <w:sz w:val="22"/>
                <w:szCs w:val="22"/>
              </w:rPr>
              <w:t>"Lipo Battery; Turnigy Bolt 2400mAh 3S 11.4V 65~130C High Voltage Lipoly Pack</w:t>
            </w:r>
          </w:p>
        </w:tc>
        <w:tc>
          <w:tcPr>
            <w:tcW w:w="1274" w:type="dxa"/>
            <w:shd w:val="clear" w:color="auto" w:fill="D9F2D0" w:themeFill="accent6" w:themeFillTint="33"/>
          </w:tcPr>
          <w:p w14:paraId="65E66336" w14:textId="13882319" w:rsidR="00362D1A" w:rsidRPr="002D1A06" w:rsidRDefault="00362D1A" w:rsidP="00362D1A">
            <w:pPr>
              <w:rPr>
                <w:rFonts w:ascii="Arial" w:hAnsi="Arial" w:cs="Arial"/>
                <w:color w:val="000000"/>
                <w:sz w:val="22"/>
                <w:szCs w:val="22"/>
              </w:rPr>
            </w:pPr>
            <w:r w:rsidRPr="002D1A06">
              <w:rPr>
                <w:rFonts w:ascii="Arial" w:hAnsi="Arial" w:cs="Arial"/>
                <w:color w:val="000000"/>
                <w:sz w:val="22"/>
                <w:szCs w:val="22"/>
              </w:rPr>
              <w:t xml:space="preserve">$35.89 </w:t>
            </w:r>
          </w:p>
        </w:tc>
        <w:tc>
          <w:tcPr>
            <w:tcW w:w="1241" w:type="dxa"/>
            <w:shd w:val="clear" w:color="auto" w:fill="D9F2D0" w:themeFill="accent6" w:themeFillTint="33"/>
          </w:tcPr>
          <w:p w14:paraId="5278F74B" w14:textId="68B738D7" w:rsidR="00362D1A" w:rsidRPr="002D1A06" w:rsidRDefault="00362D1A" w:rsidP="002D1A06">
            <w:pPr>
              <w:jc w:val="center"/>
              <w:rPr>
                <w:rFonts w:ascii="Arial" w:hAnsi="Arial" w:cs="Arial"/>
                <w:color w:val="000000"/>
                <w:sz w:val="22"/>
                <w:szCs w:val="22"/>
              </w:rPr>
            </w:pPr>
            <w:r w:rsidRPr="002D1A06">
              <w:rPr>
                <w:rFonts w:ascii="Arial" w:hAnsi="Arial" w:cs="Arial"/>
                <w:color w:val="000000"/>
                <w:sz w:val="22"/>
                <w:szCs w:val="22"/>
              </w:rPr>
              <w:t>1</w:t>
            </w:r>
          </w:p>
        </w:tc>
        <w:tc>
          <w:tcPr>
            <w:tcW w:w="1074" w:type="dxa"/>
            <w:gridSpan w:val="2"/>
            <w:shd w:val="clear" w:color="auto" w:fill="D9F2D0" w:themeFill="accent6" w:themeFillTint="33"/>
          </w:tcPr>
          <w:p w14:paraId="05B3C893" w14:textId="580C8A3D" w:rsidR="00362D1A" w:rsidRPr="009D0E63" w:rsidRDefault="00362D1A" w:rsidP="00362D1A">
            <w:pPr>
              <w:rPr>
                <w:rFonts w:ascii="Arial" w:hAnsi="Arial" w:cs="Arial"/>
                <w:color w:val="000000"/>
                <w:sz w:val="22"/>
                <w:szCs w:val="22"/>
              </w:rPr>
            </w:pPr>
            <w:r w:rsidRPr="002D1A06">
              <w:rPr>
                <w:rFonts w:ascii="Arial" w:hAnsi="Arial" w:cs="Arial"/>
                <w:color w:val="000000"/>
                <w:sz w:val="22"/>
                <w:szCs w:val="22"/>
              </w:rPr>
              <w:t xml:space="preserve">$35.89 </w:t>
            </w:r>
          </w:p>
        </w:tc>
        <w:tc>
          <w:tcPr>
            <w:tcW w:w="1407" w:type="dxa"/>
            <w:shd w:val="clear" w:color="auto" w:fill="D9F2D0" w:themeFill="accent6" w:themeFillTint="33"/>
          </w:tcPr>
          <w:p w14:paraId="5D225816" w14:textId="742022D8" w:rsidR="00362D1A" w:rsidRPr="002D1A06" w:rsidRDefault="00362D1A" w:rsidP="00362D1A">
            <w:pPr>
              <w:rPr>
                <w:rFonts w:ascii="Arial" w:hAnsi="Arial" w:cs="Arial"/>
                <w:color w:val="000000"/>
                <w:sz w:val="22"/>
                <w:szCs w:val="22"/>
              </w:rPr>
            </w:pPr>
            <w:r w:rsidRPr="002D1A06">
              <w:rPr>
                <w:rFonts w:ascii="Arial" w:hAnsi="Arial" w:cs="Arial"/>
                <w:color w:val="000000"/>
                <w:sz w:val="22"/>
                <w:szCs w:val="22"/>
              </w:rPr>
              <w:t xml:space="preserve">$40.56 </w:t>
            </w:r>
          </w:p>
        </w:tc>
      </w:tr>
      <w:tr w:rsidR="006134B6" w14:paraId="629F692A" w14:textId="77777777" w:rsidTr="002D1A06">
        <w:tc>
          <w:tcPr>
            <w:tcW w:w="4354" w:type="dxa"/>
          </w:tcPr>
          <w:p w14:paraId="3914F655" w14:textId="7E2EF357" w:rsidR="002962F9" w:rsidRPr="002D1A06" w:rsidRDefault="00362D1A" w:rsidP="00274D54">
            <w:pPr>
              <w:rPr>
                <w:b/>
                <w:sz w:val="28"/>
                <w:szCs w:val="28"/>
                <w:lang w:val="en-CA"/>
              </w:rPr>
            </w:pPr>
            <w:r w:rsidRPr="002D1A06">
              <w:rPr>
                <w:b/>
                <w:sz w:val="28"/>
                <w:szCs w:val="28"/>
                <w:lang w:val="en-CA"/>
              </w:rPr>
              <w:t>Total</w:t>
            </w:r>
          </w:p>
        </w:tc>
        <w:tc>
          <w:tcPr>
            <w:tcW w:w="1274" w:type="dxa"/>
          </w:tcPr>
          <w:p w14:paraId="743ADF10" w14:textId="77777777" w:rsidR="002962F9" w:rsidRPr="002D1A06" w:rsidRDefault="002962F9" w:rsidP="00274D54">
            <w:pPr>
              <w:rPr>
                <w:b/>
                <w:sz w:val="28"/>
                <w:szCs w:val="28"/>
                <w:lang w:val="en-CA"/>
              </w:rPr>
            </w:pPr>
          </w:p>
        </w:tc>
        <w:tc>
          <w:tcPr>
            <w:tcW w:w="1241" w:type="dxa"/>
          </w:tcPr>
          <w:p w14:paraId="118C4DE5" w14:textId="77777777" w:rsidR="002962F9" w:rsidRPr="002D1A06" w:rsidRDefault="002962F9" w:rsidP="002D1A06">
            <w:pPr>
              <w:jc w:val="center"/>
              <w:rPr>
                <w:b/>
                <w:sz w:val="28"/>
                <w:szCs w:val="28"/>
                <w:lang w:val="en-CA"/>
              </w:rPr>
            </w:pPr>
          </w:p>
        </w:tc>
        <w:tc>
          <w:tcPr>
            <w:tcW w:w="1074" w:type="dxa"/>
            <w:gridSpan w:val="2"/>
          </w:tcPr>
          <w:p w14:paraId="4E94FF04" w14:textId="77777777" w:rsidR="002962F9" w:rsidRPr="002D1A06" w:rsidRDefault="002962F9" w:rsidP="00274D54">
            <w:pPr>
              <w:rPr>
                <w:rFonts w:ascii="Arial" w:hAnsi="Arial" w:cs="Arial"/>
                <w:b/>
                <w:color w:val="000000"/>
                <w:sz w:val="28"/>
                <w:szCs w:val="28"/>
              </w:rPr>
            </w:pPr>
          </w:p>
        </w:tc>
        <w:tc>
          <w:tcPr>
            <w:tcW w:w="1407" w:type="dxa"/>
          </w:tcPr>
          <w:p w14:paraId="45081877" w14:textId="6603194C" w:rsidR="002962F9" w:rsidRPr="002D1A06" w:rsidRDefault="002D1A06" w:rsidP="00274D54">
            <w:pPr>
              <w:rPr>
                <w:b/>
                <w:sz w:val="28"/>
                <w:szCs w:val="28"/>
                <w:lang w:val="en-CA"/>
              </w:rPr>
            </w:pPr>
            <w:r w:rsidRPr="002D1A06">
              <w:rPr>
                <w:b/>
                <w:sz w:val="28"/>
                <w:szCs w:val="28"/>
                <w:lang w:val="en-CA"/>
              </w:rPr>
              <w:t>$183.03</w:t>
            </w:r>
          </w:p>
        </w:tc>
      </w:tr>
    </w:tbl>
    <w:p w14:paraId="4A8D3C4E" w14:textId="77777777" w:rsidR="00F30F69" w:rsidRPr="00274D54" w:rsidRDefault="00F30F69" w:rsidP="00274D54">
      <w:pPr>
        <w:rPr>
          <w:lang w:val="en-CA"/>
        </w:rPr>
      </w:pPr>
    </w:p>
    <w:p w14:paraId="03691FAD" w14:textId="4EEFE6C2" w:rsidR="1B396699" w:rsidRPr="00B9131B" w:rsidRDefault="2CB1A96A" w:rsidP="36C63206">
      <w:pPr>
        <w:pStyle w:val="Heading1"/>
        <w:numPr>
          <w:ilvl w:val="0"/>
          <w:numId w:val="21"/>
        </w:numPr>
        <w:rPr>
          <w:rFonts w:asciiTheme="minorHAnsi" w:hAnsiTheme="minorHAnsi"/>
          <w:lang w:val="en-CA"/>
        </w:rPr>
      </w:pPr>
      <w:bookmarkStart w:id="46" w:name="_Toc226408595"/>
      <w:r w:rsidRPr="00B9131B">
        <w:rPr>
          <w:rFonts w:asciiTheme="minorHAnsi" w:hAnsiTheme="minorHAnsi"/>
          <w:lang w:val="en-CA"/>
        </w:rPr>
        <w:t>Construction and Testing</w:t>
      </w:r>
      <w:bookmarkEnd w:id="46"/>
    </w:p>
    <w:p w14:paraId="096160F2" w14:textId="5F8E63A3" w:rsidR="1B396699" w:rsidRDefault="71A084D9" w:rsidP="36C63206">
      <w:pPr>
        <w:pStyle w:val="Heading2"/>
        <w:numPr>
          <w:ilvl w:val="1"/>
          <w:numId w:val="21"/>
        </w:numPr>
        <w:rPr>
          <w:rFonts w:asciiTheme="minorHAnsi" w:hAnsiTheme="minorHAnsi"/>
          <w:lang w:val="en-CA"/>
        </w:rPr>
      </w:pPr>
      <w:bookmarkStart w:id="47" w:name="_Toc226408596"/>
      <w:r w:rsidRPr="00B9131B">
        <w:rPr>
          <w:rFonts w:asciiTheme="minorHAnsi" w:hAnsiTheme="minorHAnsi"/>
          <w:lang w:val="en-CA"/>
        </w:rPr>
        <w:t>Built Model (Im</w:t>
      </w:r>
      <w:r w:rsidR="002D0A3A">
        <w:rPr>
          <w:rFonts w:asciiTheme="minorHAnsi" w:hAnsiTheme="minorHAnsi"/>
          <w:lang w:val="en-CA"/>
        </w:rPr>
        <w:t>ages)</w:t>
      </w:r>
      <w:bookmarkEnd w:id="47"/>
    </w:p>
    <w:p w14:paraId="65D6A75B" w14:textId="4F5F1F39" w:rsidR="002754CD" w:rsidRDefault="007E0061" w:rsidP="007E0061">
      <w:pPr>
        <w:pStyle w:val="Heading3"/>
        <w:rPr>
          <w:lang w:val="en-CA"/>
        </w:rPr>
      </w:pPr>
      <w:bookmarkStart w:id="48" w:name="_Toc226408597"/>
      <w:r>
        <w:rPr>
          <w:lang w:val="en-CA"/>
        </w:rPr>
        <w:t>3.1.1 Electronics</w:t>
      </w:r>
      <w:bookmarkEnd w:id="48"/>
    </w:p>
    <w:p w14:paraId="1D9EF947" w14:textId="0D8A7D89" w:rsidR="00E20AD8" w:rsidRDefault="005E6EB9" w:rsidP="00E20AD8">
      <w:pPr>
        <w:keepNext/>
        <w:jc w:val="center"/>
      </w:pPr>
      <w:r>
        <w:rPr>
          <w:noProof/>
          <w:lang w:val="en-CA"/>
        </w:rPr>
        <w:drawing>
          <wp:inline distT="0" distB="0" distL="0" distR="0" wp14:anchorId="3EE1D906" wp14:editId="0E07F345">
            <wp:extent cx="1919310" cy="1623701"/>
            <wp:effectExtent l="0" t="0" r="5080" b="0"/>
            <wp:docPr id="1664365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65091" name="Picture 16643650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47972" cy="1647949"/>
                    </a:xfrm>
                    <a:prstGeom prst="rect">
                      <a:avLst/>
                    </a:prstGeom>
                  </pic:spPr>
                </pic:pic>
              </a:graphicData>
            </a:graphic>
          </wp:inline>
        </w:drawing>
      </w:r>
      <w:r w:rsidR="007415F9">
        <w:t xml:space="preserve">   </w:t>
      </w:r>
      <w:r w:rsidR="007415F9">
        <w:rPr>
          <w:noProof/>
          <w:lang w:val="en-CA"/>
        </w:rPr>
        <w:drawing>
          <wp:inline distT="0" distB="0" distL="0" distR="0" wp14:anchorId="0DF89366" wp14:editId="0CCC2083">
            <wp:extent cx="1839192" cy="1615155"/>
            <wp:effectExtent l="0" t="0" r="8890" b="4445"/>
            <wp:docPr id="1052756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6066" name="Picture 10527560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67167" cy="1639722"/>
                    </a:xfrm>
                    <a:prstGeom prst="rect">
                      <a:avLst/>
                    </a:prstGeom>
                  </pic:spPr>
                </pic:pic>
              </a:graphicData>
            </a:graphic>
          </wp:inline>
        </w:drawing>
      </w:r>
    </w:p>
    <w:p w14:paraId="15A2A1AF" w14:textId="0C8B82D7" w:rsidR="003210E3" w:rsidRDefault="00E20AD8" w:rsidP="00E20AD8">
      <w:pPr>
        <w:pStyle w:val="Caption"/>
        <w:jc w:val="center"/>
        <w:rPr>
          <w:lang w:val="en-CA"/>
        </w:rPr>
      </w:pPr>
      <w:bookmarkStart w:id="49" w:name="_Toc226408238"/>
      <w:r>
        <w:t xml:space="preserve">Figure </w:t>
      </w:r>
      <w:r>
        <w:fldChar w:fldCharType="begin"/>
      </w:r>
      <w:r>
        <w:instrText xml:space="preserve"> SEQ Figure \* ARABIC </w:instrText>
      </w:r>
      <w:r>
        <w:fldChar w:fldCharType="separate"/>
      </w:r>
      <w:r w:rsidR="009A7C14">
        <w:rPr>
          <w:noProof/>
        </w:rPr>
        <w:t>9</w:t>
      </w:r>
      <w:r>
        <w:fldChar w:fldCharType="end"/>
      </w:r>
      <w:r>
        <w:t>: PCB buck converter CAD</w:t>
      </w:r>
      <w:r w:rsidR="007415F9">
        <w:t xml:space="preserve"> (left) and assembled (right)</w:t>
      </w:r>
      <w:bookmarkEnd w:id="49"/>
    </w:p>
    <w:p w14:paraId="5ED78DF0" w14:textId="1593766E" w:rsidR="000A6645" w:rsidRDefault="007E0061" w:rsidP="000A6645">
      <w:pPr>
        <w:pStyle w:val="Heading3"/>
        <w:rPr>
          <w:lang w:val="en-CA"/>
        </w:rPr>
      </w:pPr>
      <w:bookmarkStart w:id="50" w:name="_Toc226408598"/>
      <w:r>
        <w:rPr>
          <w:lang w:val="en-CA"/>
        </w:rPr>
        <w:t>3.1.2 Chassis</w:t>
      </w:r>
      <w:r w:rsidR="00D33915">
        <w:rPr>
          <w:lang w:val="en-CA"/>
        </w:rPr>
        <w:t xml:space="preserve"> and Mounting</w:t>
      </w:r>
      <w:bookmarkEnd w:id="50"/>
    </w:p>
    <w:p w14:paraId="2BC765A3" w14:textId="77777777" w:rsidR="000A6645" w:rsidRDefault="000A6645" w:rsidP="000A6645">
      <w:pPr>
        <w:keepNext/>
        <w:jc w:val="center"/>
      </w:pPr>
      <w:r>
        <w:rPr>
          <w:noProof/>
          <w:lang w:val="en-CA"/>
        </w:rPr>
        <w:drawing>
          <wp:inline distT="0" distB="0" distL="0" distR="0" wp14:anchorId="5D4923B1" wp14:editId="36484000">
            <wp:extent cx="2264635" cy="2250004"/>
            <wp:effectExtent l="0" t="0" r="2540" b="0"/>
            <wp:docPr id="86532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2814" name="Picture 86532814"/>
                    <pic:cNvPicPr/>
                  </pic:nvPicPr>
                  <pic:blipFill rotWithShape="1">
                    <a:blip r:embed="rId27" cstate="print">
                      <a:extLst>
                        <a:ext uri="{28A0092B-C50C-407E-A947-70E740481C1C}">
                          <a14:useLocalDpi xmlns:a14="http://schemas.microsoft.com/office/drawing/2010/main" val="0"/>
                        </a:ext>
                      </a:extLst>
                    </a:blip>
                    <a:srcRect t="24525" b="30728"/>
                    <a:stretch>
                      <a:fillRect/>
                    </a:stretch>
                  </pic:blipFill>
                  <pic:spPr bwMode="auto">
                    <a:xfrm>
                      <a:off x="0" y="0"/>
                      <a:ext cx="2289958" cy="2275163"/>
                    </a:xfrm>
                    <a:prstGeom prst="rect">
                      <a:avLst/>
                    </a:prstGeom>
                    <a:ln>
                      <a:noFill/>
                    </a:ln>
                    <a:extLst>
                      <a:ext uri="{53640926-AAD7-44D8-BBD7-CCE9431645EC}">
                        <a14:shadowObscured xmlns:a14="http://schemas.microsoft.com/office/drawing/2010/main"/>
                      </a:ext>
                    </a:extLst>
                  </pic:spPr>
                </pic:pic>
              </a:graphicData>
            </a:graphic>
          </wp:inline>
        </w:drawing>
      </w:r>
    </w:p>
    <w:p w14:paraId="495BABE0" w14:textId="4A32ED97" w:rsidR="000A6645" w:rsidRDefault="000A6645" w:rsidP="000A6645">
      <w:pPr>
        <w:pStyle w:val="Caption"/>
        <w:jc w:val="center"/>
      </w:pPr>
      <w:bookmarkStart w:id="51" w:name="_Toc226408239"/>
      <w:r>
        <w:t xml:space="preserve">Figure </w:t>
      </w:r>
      <w:r>
        <w:fldChar w:fldCharType="begin"/>
      </w:r>
      <w:r>
        <w:instrText xml:space="preserve"> SEQ Figure \* ARABIC </w:instrText>
      </w:r>
      <w:r>
        <w:fldChar w:fldCharType="separate"/>
      </w:r>
      <w:r w:rsidR="009A7C14">
        <w:rPr>
          <w:noProof/>
        </w:rPr>
        <w:t>10</w:t>
      </w:r>
      <w:r>
        <w:fldChar w:fldCharType="end"/>
      </w:r>
      <w:r>
        <w:t>: Back view of chassis and mounting on robot.</w:t>
      </w:r>
      <w:bookmarkEnd w:id="51"/>
    </w:p>
    <w:p w14:paraId="4BFDEFC5" w14:textId="06A7BA32" w:rsidR="007E0061" w:rsidRDefault="007E0061" w:rsidP="00517351">
      <w:pPr>
        <w:pStyle w:val="Heading3"/>
        <w:rPr>
          <w:lang w:val="en-CA"/>
        </w:rPr>
      </w:pPr>
      <w:bookmarkStart w:id="52" w:name="_Toc226408599"/>
      <w:r w:rsidRPr="0050714F">
        <w:rPr>
          <w:lang w:val="en-CA"/>
        </w:rPr>
        <w:t>3.1.3 Gripper</w:t>
      </w:r>
      <w:bookmarkEnd w:id="52"/>
    </w:p>
    <w:p w14:paraId="78CB6EE4" w14:textId="4C81D5FC" w:rsidR="00EB59DE" w:rsidRDefault="00EB59DE" w:rsidP="00EB59DE">
      <w:pPr>
        <w:keepNext/>
        <w:spacing w:before="160"/>
        <w:jc w:val="center"/>
      </w:pPr>
      <w:r>
        <w:rPr>
          <w:noProof/>
          <w:lang w:val="en-CA"/>
        </w:rPr>
        <w:drawing>
          <wp:anchor distT="0" distB="0" distL="114300" distR="114300" simplePos="0" relativeHeight="251658242" behindDoc="0" locked="0" layoutInCell="1" allowOverlap="1" wp14:anchorId="614232D5" wp14:editId="6A17362B">
            <wp:simplePos x="0" y="0"/>
            <wp:positionH relativeFrom="column">
              <wp:posOffset>3187065</wp:posOffset>
            </wp:positionH>
            <wp:positionV relativeFrom="paragraph">
              <wp:posOffset>63500</wp:posOffset>
            </wp:positionV>
            <wp:extent cx="1976120" cy="1409700"/>
            <wp:effectExtent l="0" t="0" r="5080" b="0"/>
            <wp:wrapSquare wrapText="bothSides"/>
            <wp:docPr id="971041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1977" name="Picture 971041977"/>
                    <pic:cNvPicPr/>
                  </pic:nvPicPr>
                  <pic:blipFill rotWithShape="1">
                    <a:blip r:embed="rId28" cstate="print">
                      <a:extLst>
                        <a:ext uri="{28A0092B-C50C-407E-A947-70E740481C1C}">
                          <a14:useLocalDpi xmlns:a14="http://schemas.microsoft.com/office/drawing/2010/main" val="0"/>
                        </a:ext>
                      </a:extLst>
                    </a:blip>
                    <a:srcRect l="25923" t="41505" r="1494" b="35169"/>
                    <a:stretch>
                      <a:fillRect/>
                    </a:stretch>
                  </pic:blipFill>
                  <pic:spPr bwMode="auto">
                    <a:xfrm>
                      <a:off x="0" y="0"/>
                      <a:ext cx="1976120" cy="140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244E">
        <w:t xml:space="preserve">                     </w:t>
      </w:r>
      <w:r>
        <w:t xml:space="preserve">              </w:t>
      </w:r>
      <w:r>
        <w:rPr>
          <w:noProof/>
          <w:lang w:val="en-CA"/>
        </w:rPr>
        <w:drawing>
          <wp:inline distT="0" distB="0" distL="0" distR="0" wp14:anchorId="16EC315C" wp14:editId="7E8540C3">
            <wp:extent cx="1880074" cy="1310805"/>
            <wp:effectExtent l="0" t="0" r="6350" b="3810"/>
            <wp:docPr id="963509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9333" name="Picture 9635093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98198" cy="1323441"/>
                    </a:xfrm>
                    <a:prstGeom prst="rect">
                      <a:avLst/>
                    </a:prstGeom>
                  </pic:spPr>
                </pic:pic>
              </a:graphicData>
            </a:graphic>
          </wp:inline>
        </w:drawing>
      </w:r>
      <w:bookmarkStart w:id="53" w:name="_Ref226325546"/>
    </w:p>
    <w:p w14:paraId="00A912F6" w14:textId="265CACFD" w:rsidR="00EC515B" w:rsidRPr="00EC515B" w:rsidRDefault="00B46512" w:rsidP="007B1EA5">
      <w:pPr>
        <w:pStyle w:val="Caption"/>
        <w:rPr>
          <w:lang w:val="en-CA"/>
        </w:rPr>
      </w:pPr>
      <w:bookmarkStart w:id="54" w:name="_Ref226407986"/>
      <w:bookmarkStart w:id="55" w:name="_Toc226408240"/>
      <w:r>
        <w:t xml:space="preserve">Figure </w:t>
      </w:r>
      <w:r>
        <w:fldChar w:fldCharType="begin"/>
      </w:r>
      <w:r>
        <w:instrText xml:space="preserve"> SEQ Figure \* ARABIC </w:instrText>
      </w:r>
      <w:r>
        <w:fldChar w:fldCharType="separate"/>
      </w:r>
      <w:r w:rsidR="009A7C14">
        <w:rPr>
          <w:noProof/>
        </w:rPr>
        <w:t>11</w:t>
      </w:r>
      <w:r>
        <w:fldChar w:fldCharType="end"/>
      </w:r>
      <w:bookmarkEnd w:id="53"/>
      <w:bookmarkEnd w:id="54"/>
      <w:r>
        <w:t>: 3D CAD model of final gripper subassembly mounted to the main robot body (</w:t>
      </w:r>
      <w:r w:rsidR="000A6645">
        <w:t>l</w:t>
      </w:r>
      <w:r>
        <w:t>eft) and assembled gripper</w:t>
      </w:r>
      <w:r w:rsidR="00EB59DE">
        <w:t xml:space="preserve"> </w:t>
      </w:r>
      <w:r w:rsidR="000A6645">
        <w:t>(r</w:t>
      </w:r>
      <w:r w:rsidR="00EB59DE">
        <w:t>ight).</w:t>
      </w:r>
      <w:r>
        <w:t xml:space="preserve"> The black servomotor is the lifting motor, while the blue servomotor rotates the gripper arm inwards/outwards.</w:t>
      </w:r>
      <w:bookmarkEnd w:id="55"/>
    </w:p>
    <w:p w14:paraId="1DA95BFB" w14:textId="1D75B6D7" w:rsidR="007A7E48" w:rsidRDefault="0050714F" w:rsidP="007A7E48">
      <w:pPr>
        <w:pStyle w:val="Heading3"/>
        <w:rPr>
          <w:lang w:val="en-CA"/>
        </w:rPr>
      </w:pPr>
      <w:bookmarkStart w:id="56" w:name="_Toc226408600"/>
      <w:r w:rsidRPr="009A7C14">
        <w:rPr>
          <w:lang w:val="en-CA"/>
        </w:rPr>
        <w:t>3.1.4 Full Assembly</w:t>
      </w:r>
      <w:bookmarkEnd w:id="56"/>
    </w:p>
    <w:p w14:paraId="40FA62A4" w14:textId="77777777" w:rsidR="009A7C14" w:rsidRDefault="007A7E48" w:rsidP="009A7C14">
      <w:pPr>
        <w:keepNext/>
        <w:jc w:val="center"/>
      </w:pPr>
      <w:r>
        <w:rPr>
          <w:noProof/>
          <w:lang w:val="en-CA"/>
        </w:rPr>
        <w:drawing>
          <wp:inline distT="0" distB="0" distL="0" distR="0" wp14:anchorId="0329B23A" wp14:editId="47F410ED">
            <wp:extent cx="2343986" cy="2432179"/>
            <wp:effectExtent l="0" t="0" r="0" b="6350"/>
            <wp:docPr id="692242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2478" name="Picture 692242478"/>
                    <pic:cNvPicPr/>
                  </pic:nvPicPr>
                  <pic:blipFill rotWithShape="1">
                    <a:blip r:embed="rId30" cstate="print">
                      <a:extLst>
                        <a:ext uri="{28A0092B-C50C-407E-A947-70E740481C1C}">
                          <a14:useLocalDpi xmlns:a14="http://schemas.microsoft.com/office/drawing/2010/main" val="0"/>
                        </a:ext>
                      </a:extLst>
                    </a:blip>
                    <a:srcRect l="28154" t="4416" r="32391" b="4694"/>
                    <a:stretch>
                      <a:fillRect/>
                    </a:stretch>
                  </pic:blipFill>
                  <pic:spPr bwMode="auto">
                    <a:xfrm>
                      <a:off x="0" y="0"/>
                      <a:ext cx="2345051" cy="2433284"/>
                    </a:xfrm>
                    <a:prstGeom prst="rect">
                      <a:avLst/>
                    </a:prstGeom>
                    <a:ln>
                      <a:noFill/>
                    </a:ln>
                    <a:extLst>
                      <a:ext uri="{53640926-AAD7-44D8-BBD7-CCE9431645EC}">
                        <a14:shadowObscured xmlns:a14="http://schemas.microsoft.com/office/drawing/2010/main"/>
                      </a:ext>
                    </a:extLst>
                  </pic:spPr>
                </pic:pic>
              </a:graphicData>
            </a:graphic>
          </wp:inline>
        </w:drawing>
      </w:r>
    </w:p>
    <w:p w14:paraId="1DF059CF" w14:textId="39093136" w:rsidR="007A7E48" w:rsidRPr="007A7E48" w:rsidRDefault="009A7C14" w:rsidP="009A7C14">
      <w:pPr>
        <w:pStyle w:val="Caption"/>
        <w:jc w:val="center"/>
        <w:rPr>
          <w:lang w:val="en-CA"/>
        </w:rPr>
      </w:pPr>
      <w:bookmarkStart w:id="57" w:name="_Toc226408241"/>
      <w:r>
        <w:t xml:space="preserve">Figure </w:t>
      </w:r>
      <w:r>
        <w:fldChar w:fldCharType="begin"/>
      </w:r>
      <w:r>
        <w:instrText xml:space="preserve"> SEQ Figure \* ARABIC </w:instrText>
      </w:r>
      <w:r>
        <w:fldChar w:fldCharType="separate"/>
      </w:r>
      <w:r>
        <w:rPr>
          <w:noProof/>
        </w:rPr>
        <w:t>12</w:t>
      </w:r>
      <w:r>
        <w:fldChar w:fldCharType="end"/>
      </w:r>
      <w:r>
        <w:t>: Full assembly of line-tracking autonomous hemipode (LAH) robot.</w:t>
      </w:r>
      <w:bookmarkEnd w:id="57"/>
    </w:p>
    <w:p w14:paraId="3BFFD950" w14:textId="45B23E81" w:rsidR="1B396699" w:rsidRPr="00B9131B" w:rsidRDefault="71A084D9" w:rsidP="36C63206">
      <w:pPr>
        <w:pStyle w:val="Heading2"/>
        <w:numPr>
          <w:ilvl w:val="1"/>
          <w:numId w:val="21"/>
        </w:numPr>
        <w:rPr>
          <w:rFonts w:asciiTheme="minorHAnsi" w:hAnsiTheme="minorHAnsi"/>
          <w:lang w:val="en-CA"/>
        </w:rPr>
      </w:pPr>
      <w:bookmarkStart w:id="58" w:name="_Ref226378889"/>
      <w:bookmarkStart w:id="59" w:name="_Toc226408601"/>
      <w:r w:rsidRPr="00B9131B">
        <w:rPr>
          <w:rFonts w:asciiTheme="minorHAnsi" w:hAnsiTheme="minorHAnsi"/>
          <w:lang w:val="en-CA"/>
        </w:rPr>
        <w:t>Design Modifications</w:t>
      </w:r>
      <w:bookmarkEnd w:id="58"/>
      <w:bookmarkEnd w:id="59"/>
    </w:p>
    <w:p w14:paraId="4897A6C3" w14:textId="66AF54BD" w:rsidR="00340B77" w:rsidRDefault="00463C28" w:rsidP="000D325D">
      <w:pPr>
        <w:rPr>
          <w:lang w:val="en-CA"/>
        </w:rPr>
      </w:pPr>
      <w:r>
        <w:rPr>
          <w:lang w:val="en-CA"/>
        </w:rPr>
        <w:t xml:space="preserve">From the initial design, there were design modifications made to the </w:t>
      </w:r>
      <w:r w:rsidR="000D38E9">
        <w:rPr>
          <w:lang w:val="en-CA"/>
        </w:rPr>
        <w:t xml:space="preserve">wheels, </w:t>
      </w:r>
      <w:r>
        <w:rPr>
          <w:lang w:val="en-CA"/>
        </w:rPr>
        <w:t>wheel motors</w:t>
      </w:r>
      <w:r w:rsidR="000D38E9">
        <w:rPr>
          <w:lang w:val="en-CA"/>
        </w:rPr>
        <w:t xml:space="preserve">, </w:t>
      </w:r>
      <w:r>
        <w:rPr>
          <w:lang w:val="en-CA"/>
        </w:rPr>
        <w:t>gripper subassembly</w:t>
      </w:r>
      <w:r w:rsidR="000D38E9">
        <w:rPr>
          <w:lang w:val="en-CA"/>
        </w:rPr>
        <w:t xml:space="preserve"> and the camera mounting.</w:t>
      </w:r>
    </w:p>
    <w:p w14:paraId="53E2A8C6" w14:textId="35968366" w:rsidR="00616121" w:rsidRDefault="00616121" w:rsidP="000D325D">
      <w:pPr>
        <w:rPr>
          <w:lang w:val="en-CA"/>
        </w:rPr>
      </w:pPr>
      <w:r>
        <w:rPr>
          <w:lang w:val="en-CA"/>
        </w:rPr>
        <w:t xml:space="preserve">The </w:t>
      </w:r>
      <w:r w:rsidR="00A6376E">
        <w:rPr>
          <w:lang w:val="en-CA"/>
        </w:rPr>
        <w:t xml:space="preserve">number of wheels changed from 4 wheels to 2 wheels and one caster. Although the design choice to have 2 powered wheels remained </w:t>
      </w:r>
      <w:r w:rsidR="005B375B">
        <w:rPr>
          <w:lang w:val="en-CA"/>
        </w:rPr>
        <w:t xml:space="preserve">the same, the passive, free-spinning wheels were replaced with a metal caster </w:t>
      </w:r>
      <w:r w:rsidR="00C51525">
        <w:rPr>
          <w:lang w:val="en-CA"/>
        </w:rPr>
        <w:t>that was sourced from WatIMake early in the robot building process. This allowed us to reduce the weight by one wheel</w:t>
      </w:r>
      <w:r w:rsidR="005F0720">
        <w:rPr>
          <w:lang w:val="en-CA"/>
        </w:rPr>
        <w:t xml:space="preserve"> and improve the turning radius of the robot</w:t>
      </w:r>
      <w:r w:rsidR="00C51525">
        <w:rPr>
          <w:lang w:val="en-CA"/>
        </w:rPr>
        <w:t>.</w:t>
      </w:r>
    </w:p>
    <w:p w14:paraId="1440B09C" w14:textId="3B06BF46" w:rsidR="000D38E9" w:rsidRDefault="000D38E9" w:rsidP="000D325D">
      <w:pPr>
        <w:rPr>
          <w:lang w:val="en-CA"/>
        </w:rPr>
      </w:pPr>
      <w:r>
        <w:rPr>
          <w:lang w:val="en-CA"/>
        </w:rPr>
        <w:t>Due to the field of vision (FOV) of the camera</w:t>
      </w:r>
      <w:r w:rsidR="00E74CE5">
        <w:rPr>
          <w:lang w:val="en-CA"/>
        </w:rPr>
        <w:t xml:space="preserve">, the height of the stacked plate chassis </w:t>
      </w:r>
      <w:r w:rsidR="008301FB">
        <w:rPr>
          <w:lang w:val="en-CA"/>
        </w:rPr>
        <w:t>body of the robot</w:t>
      </w:r>
      <w:r w:rsidR="00E74CE5">
        <w:rPr>
          <w:lang w:val="en-CA"/>
        </w:rPr>
        <w:t xml:space="preserve"> was too low for the camera mount, as the camera couldn’t see far enough ahead of itself</w:t>
      </w:r>
      <w:r w:rsidR="00FA1BD8">
        <w:rPr>
          <w:lang w:val="en-CA"/>
        </w:rPr>
        <w:t>. T</w:t>
      </w:r>
      <w:r w:rsidR="00E74CE5">
        <w:rPr>
          <w:lang w:val="en-CA"/>
        </w:rPr>
        <w:t>he PID control logic to react to the curved red</w:t>
      </w:r>
      <w:r w:rsidR="0098699F">
        <w:rPr>
          <w:lang w:val="en-CA"/>
        </w:rPr>
        <w:t>-line paths</w:t>
      </w:r>
      <w:r w:rsidR="00E74CE5">
        <w:rPr>
          <w:lang w:val="en-CA"/>
        </w:rPr>
        <w:t xml:space="preserve">. </w:t>
      </w:r>
      <w:r w:rsidR="00A73B97">
        <w:rPr>
          <w:lang w:val="en-CA"/>
        </w:rPr>
        <w:t xml:space="preserve">A tall </w:t>
      </w:r>
      <w:r w:rsidR="00ED6A31">
        <w:rPr>
          <w:lang w:val="en-CA"/>
        </w:rPr>
        <w:t xml:space="preserve">mounting pillar was 3D printed to add additional height to the camera. </w:t>
      </w:r>
    </w:p>
    <w:p w14:paraId="2AD49D02" w14:textId="35F5BC21" w:rsidR="00340B77" w:rsidRDefault="000B7C65" w:rsidP="000D325D">
      <w:pPr>
        <w:rPr>
          <w:lang w:val="en-CA"/>
        </w:rPr>
      </w:pPr>
      <w:r>
        <w:rPr>
          <w:lang w:val="en-CA"/>
        </w:rPr>
        <w:t xml:space="preserve">The largest modifications involved the change in wheel motors and the gripper </w:t>
      </w:r>
      <w:r w:rsidR="002063A5">
        <w:rPr>
          <w:lang w:val="en-CA"/>
        </w:rPr>
        <w:t>sub design</w:t>
      </w:r>
      <w:r>
        <w:rPr>
          <w:lang w:val="en-CA"/>
        </w:rPr>
        <w:t xml:space="preserve">. From the original motor calculations done by Shreya, they involved the use of </w:t>
      </w:r>
      <w:r w:rsidR="004378A2">
        <w:rPr>
          <w:lang w:val="en-CA"/>
        </w:rPr>
        <w:t xml:space="preserve">a pair of brushless </w:t>
      </w:r>
      <w:r w:rsidR="00AD1F10">
        <w:rPr>
          <w:lang w:val="en-CA"/>
        </w:rPr>
        <w:t>DC motors and a custom gearbox reduction</w:t>
      </w:r>
      <w:r w:rsidR="00607A66">
        <w:rPr>
          <w:lang w:val="en-CA"/>
        </w:rPr>
        <w:t xml:space="preserve">. </w:t>
      </w:r>
      <w:r w:rsidR="00CB2A11">
        <w:rPr>
          <w:lang w:val="en-CA"/>
        </w:rPr>
        <w:t>To</w:t>
      </w:r>
      <w:r w:rsidR="00AD1F10">
        <w:rPr>
          <w:lang w:val="en-CA"/>
        </w:rPr>
        <w:t xml:space="preserve"> step the speed down from</w:t>
      </w:r>
      <w:r w:rsidR="00607A66">
        <w:rPr>
          <w:lang w:val="en-CA"/>
        </w:rPr>
        <w:t xml:space="preserve"> ~1200 rpm with 6 cm diameter wheels down to 318</w:t>
      </w:r>
      <w:r w:rsidR="00A429BF">
        <w:rPr>
          <w:lang w:val="en-CA"/>
        </w:rPr>
        <w:t xml:space="preserve"> rpm, </w:t>
      </w:r>
      <w:r w:rsidR="00901C08">
        <w:rPr>
          <w:lang w:val="en-CA"/>
        </w:rPr>
        <w:t xml:space="preserve">a custom gearbox </w:t>
      </w:r>
      <w:r w:rsidR="00DD46B5">
        <w:rPr>
          <w:lang w:val="en-CA"/>
        </w:rPr>
        <w:t xml:space="preserve">with a reduction of 43:1 </w:t>
      </w:r>
      <w:r w:rsidR="00901C08">
        <w:rPr>
          <w:lang w:val="en-CA"/>
        </w:rPr>
        <w:t xml:space="preserve">would </w:t>
      </w:r>
      <w:r w:rsidR="00D945EC">
        <w:rPr>
          <w:lang w:val="en-CA"/>
        </w:rPr>
        <w:t>need</w:t>
      </w:r>
      <w:r w:rsidR="00901C08">
        <w:rPr>
          <w:lang w:val="en-CA"/>
        </w:rPr>
        <w:t xml:space="preserve"> to be designed and mounted onto the chassis for both drive wheels. </w:t>
      </w:r>
    </w:p>
    <w:p w14:paraId="04DABA7C" w14:textId="22F15486" w:rsidR="00340B77" w:rsidRDefault="00901C08" w:rsidP="000D325D">
      <w:pPr>
        <w:rPr>
          <w:lang w:val="en-CA"/>
        </w:rPr>
      </w:pPr>
      <w:r>
        <w:rPr>
          <w:lang w:val="en-CA"/>
        </w:rPr>
        <w:t xml:space="preserve">Due to the complexity of the design, the heavy weight of the motors and the additional weight from the gearboxes, and the </w:t>
      </w:r>
      <w:r w:rsidR="00E02F1E">
        <w:rPr>
          <w:lang w:val="en-CA"/>
        </w:rPr>
        <w:t xml:space="preserve">predicted </w:t>
      </w:r>
      <w:r>
        <w:rPr>
          <w:lang w:val="en-CA"/>
        </w:rPr>
        <w:t xml:space="preserve">loss of </w:t>
      </w:r>
      <w:r w:rsidR="004F2CB1">
        <w:rPr>
          <w:lang w:val="en-CA"/>
        </w:rPr>
        <w:t>gearbox</w:t>
      </w:r>
      <w:r>
        <w:rPr>
          <w:lang w:val="en-CA"/>
        </w:rPr>
        <w:t xml:space="preserve"> efficiency from </w:t>
      </w:r>
      <w:r w:rsidR="009E694A">
        <w:rPr>
          <w:lang w:val="en-CA"/>
        </w:rPr>
        <w:t xml:space="preserve">using the laser cutter in the WatIMake workshop to cut gears out of sheets of wood, the design was scrapped. </w:t>
      </w:r>
      <w:r w:rsidR="002F456E">
        <w:rPr>
          <w:lang w:val="en-CA"/>
        </w:rPr>
        <w:t xml:space="preserve">Instead, a </w:t>
      </w:r>
      <w:r w:rsidR="004314AD">
        <w:rPr>
          <w:lang w:val="en-CA"/>
        </w:rPr>
        <w:t>lighter</w:t>
      </w:r>
      <w:r w:rsidR="006A010B">
        <w:rPr>
          <w:lang w:val="en-CA"/>
        </w:rPr>
        <w:t xml:space="preserve"> and </w:t>
      </w:r>
      <w:r w:rsidR="004314AD">
        <w:rPr>
          <w:lang w:val="en-CA"/>
        </w:rPr>
        <w:t>slower</w:t>
      </w:r>
      <w:r w:rsidR="002F456E">
        <w:rPr>
          <w:lang w:val="en-CA"/>
        </w:rPr>
        <w:t xml:space="preserve"> set of brushless DC motors were chosen</w:t>
      </w:r>
      <w:r w:rsidR="004314AD">
        <w:rPr>
          <w:lang w:val="en-CA"/>
        </w:rPr>
        <w:t xml:space="preserve"> to be attached directly to the wheels</w:t>
      </w:r>
      <w:r w:rsidR="00B41074">
        <w:rPr>
          <w:lang w:val="en-CA"/>
        </w:rPr>
        <w:t>, eliminating the need for a gearbox.</w:t>
      </w:r>
    </w:p>
    <w:p w14:paraId="0DEE0BB1" w14:textId="29A4F9A8" w:rsidR="1B396699" w:rsidRPr="00B9131B" w:rsidRDefault="00463C28" w:rsidP="36C63206">
      <w:pPr>
        <w:rPr>
          <w:lang w:val="en-CA"/>
        </w:rPr>
      </w:pPr>
      <w:r>
        <w:rPr>
          <w:lang w:val="en-CA"/>
        </w:rPr>
        <w:t>As stated in section 2.2.</w:t>
      </w:r>
      <w:r w:rsidR="00EA5276">
        <w:rPr>
          <w:lang w:val="en-CA"/>
        </w:rPr>
        <w:t>2</w:t>
      </w:r>
      <w:r>
        <w:rPr>
          <w:lang w:val="en-CA"/>
        </w:rPr>
        <w:fldChar w:fldCharType="begin"/>
      </w:r>
      <w:r>
        <w:rPr>
          <w:lang w:val="en-CA"/>
        </w:rPr>
        <w:instrText xml:space="preserve"> REF _Ref226326107 \r \h </w:instrText>
      </w:r>
      <w:r>
        <w:rPr>
          <w:lang w:val="en-CA"/>
        </w:rPr>
      </w:r>
      <w:r>
        <w:rPr>
          <w:lang w:val="en-CA"/>
        </w:rPr>
        <w:fldChar w:fldCharType="separate"/>
      </w:r>
      <w:r w:rsidR="009A7C14">
        <w:rPr>
          <w:lang w:val="en-CA"/>
        </w:rPr>
        <w:t>d</w:t>
      </w:r>
      <w:r>
        <w:rPr>
          <w:lang w:val="en-CA"/>
        </w:rPr>
        <w:fldChar w:fldCharType="end"/>
      </w:r>
      <w:r>
        <w:rPr>
          <w:lang w:val="en-CA"/>
        </w:rPr>
        <w:t xml:space="preserve">: </w:t>
      </w:r>
      <w:r>
        <w:rPr>
          <w:lang w:val="en-CA"/>
        </w:rPr>
        <w:fldChar w:fldCharType="begin"/>
      </w:r>
      <w:r>
        <w:rPr>
          <w:lang w:val="en-CA"/>
        </w:rPr>
        <w:instrText xml:space="preserve"> REF _Ref226326107 \h </w:instrText>
      </w:r>
      <w:r>
        <w:rPr>
          <w:lang w:val="en-CA"/>
        </w:rPr>
      </w:r>
      <w:r>
        <w:rPr>
          <w:lang w:val="en-CA"/>
        </w:rPr>
        <w:fldChar w:fldCharType="separate"/>
      </w:r>
      <w:r w:rsidR="009A7C14" w:rsidRPr="00B9131B">
        <w:rPr>
          <w:lang w:val="en-CA"/>
        </w:rPr>
        <w:t>Gripper Design</w:t>
      </w:r>
      <w:r>
        <w:rPr>
          <w:lang w:val="en-CA"/>
        </w:rPr>
        <w:fldChar w:fldCharType="end"/>
      </w:r>
      <w:r w:rsidR="00EA5276">
        <w:rPr>
          <w:lang w:val="en-CA"/>
        </w:rPr>
        <w:t xml:space="preserve">, </w:t>
      </w:r>
      <w:r w:rsidR="00D12178">
        <w:rPr>
          <w:lang w:val="en-CA"/>
        </w:rPr>
        <w:t xml:space="preserve">the original lead screw design was </w:t>
      </w:r>
      <w:r w:rsidR="00DE05D0">
        <w:rPr>
          <w:lang w:val="en-CA"/>
        </w:rPr>
        <w:t xml:space="preserve">scrapped due to the complexity in </w:t>
      </w:r>
      <w:r w:rsidR="000B081F">
        <w:rPr>
          <w:lang w:val="en-CA"/>
        </w:rPr>
        <w:t>manufacturing and assembly. The design was changed to two servomotors driving the grasping and lifting mechanism of the two-armed gripper.</w:t>
      </w:r>
      <w:r w:rsidR="00A915B8">
        <w:rPr>
          <w:lang w:val="en-CA"/>
        </w:rPr>
        <w:t xml:space="preserve"> Further details are written in section 2.2.2</w:t>
      </w:r>
      <w:r w:rsidR="00A915B8">
        <w:rPr>
          <w:lang w:val="en-CA"/>
        </w:rPr>
        <w:fldChar w:fldCharType="begin"/>
      </w:r>
      <w:r w:rsidR="00A915B8">
        <w:rPr>
          <w:lang w:val="en-CA"/>
        </w:rPr>
        <w:instrText xml:space="preserve"> REF _Ref226326107 \r \h </w:instrText>
      </w:r>
      <w:r w:rsidR="00A915B8">
        <w:rPr>
          <w:lang w:val="en-CA"/>
        </w:rPr>
      </w:r>
      <w:r w:rsidR="00A915B8">
        <w:rPr>
          <w:lang w:val="en-CA"/>
        </w:rPr>
        <w:fldChar w:fldCharType="separate"/>
      </w:r>
      <w:r w:rsidR="009A7C14">
        <w:rPr>
          <w:lang w:val="en-CA"/>
        </w:rPr>
        <w:t>d</w:t>
      </w:r>
      <w:r w:rsidR="00A915B8">
        <w:rPr>
          <w:lang w:val="en-CA"/>
        </w:rPr>
        <w:fldChar w:fldCharType="end"/>
      </w:r>
      <w:r w:rsidR="00A915B8">
        <w:rPr>
          <w:lang w:val="en-CA"/>
        </w:rPr>
        <w:t>.</w:t>
      </w:r>
    </w:p>
    <w:p w14:paraId="316ED034" w14:textId="05BDAAC6" w:rsidR="1B396699" w:rsidRPr="00B9131B" w:rsidRDefault="71A084D9" w:rsidP="36C63206">
      <w:pPr>
        <w:pStyle w:val="Heading2"/>
        <w:numPr>
          <w:ilvl w:val="1"/>
          <w:numId w:val="21"/>
        </w:numPr>
        <w:rPr>
          <w:rFonts w:asciiTheme="minorHAnsi" w:hAnsiTheme="minorHAnsi"/>
          <w:lang w:val="en-CA"/>
        </w:rPr>
      </w:pPr>
      <w:bookmarkStart w:id="60" w:name="_Toc226408602"/>
      <w:r w:rsidRPr="00B9131B">
        <w:rPr>
          <w:rFonts w:asciiTheme="minorHAnsi" w:hAnsiTheme="minorHAnsi"/>
          <w:lang w:val="en-CA"/>
        </w:rPr>
        <w:t>Testing Plan and Verification Results</w:t>
      </w:r>
      <w:bookmarkEnd w:id="60"/>
      <w:r w:rsidRPr="00B9131B">
        <w:rPr>
          <w:rFonts w:asciiTheme="minorHAnsi" w:hAnsiTheme="minorHAnsi"/>
          <w:lang w:val="en-CA"/>
        </w:rPr>
        <w:t xml:space="preserve"> </w:t>
      </w:r>
    </w:p>
    <w:p w14:paraId="4FCC6773" w14:textId="5E388797" w:rsidR="00B10D4E" w:rsidRDefault="00310B8E" w:rsidP="00310B8E">
      <w:pPr>
        <w:rPr>
          <w:lang w:val="en-CA"/>
        </w:rPr>
      </w:pPr>
      <w:r>
        <w:rPr>
          <w:lang w:val="en-CA"/>
        </w:rPr>
        <w:t>By Milestone 5,</w:t>
      </w:r>
      <w:r w:rsidR="00066E61">
        <w:rPr>
          <w:lang w:val="en-CA"/>
        </w:rPr>
        <w:t xml:space="preserve"> a testing plan was developed to target 3 key performance goals. </w:t>
      </w:r>
    </w:p>
    <w:p w14:paraId="7C631FBE" w14:textId="220FC04D" w:rsidR="00B10D4E" w:rsidRDefault="00AE64AB" w:rsidP="00310B8E">
      <w:pPr>
        <w:rPr>
          <w:lang w:val="en-CA"/>
        </w:rPr>
      </w:pPr>
      <w:r>
        <w:rPr>
          <w:lang w:val="en-CA"/>
        </w:rPr>
        <w:t xml:space="preserve">The first performance goal was that the robot needed to traverse </w:t>
      </w:r>
      <w:r w:rsidR="00FF306A">
        <w:rPr>
          <w:lang w:val="en-CA"/>
        </w:rPr>
        <w:t>the course</w:t>
      </w:r>
      <w:r w:rsidR="007D4474">
        <w:rPr>
          <w:lang w:val="en-CA"/>
        </w:rPr>
        <w:t xml:space="preserve"> </w:t>
      </w:r>
      <w:r w:rsidR="003B5FF7">
        <w:rPr>
          <w:lang w:val="en-CA"/>
        </w:rPr>
        <w:t xml:space="preserve">between 13.79 seconds to 150% of that time limit (20.7 seconds) as calculated by Owen’s design calculations. </w:t>
      </w:r>
      <w:r w:rsidR="00066E61">
        <w:rPr>
          <w:lang w:val="en-CA"/>
        </w:rPr>
        <w:t xml:space="preserve">The traversal speed of the robot needed to be increased from the </w:t>
      </w:r>
      <w:r w:rsidR="000B2ED4">
        <w:rPr>
          <w:lang w:val="en-CA"/>
        </w:rPr>
        <w:t>50% test speed used when tuning the original PID controllers.</w:t>
      </w:r>
      <w:r w:rsidR="008F51F1">
        <w:rPr>
          <w:lang w:val="en-CA"/>
        </w:rPr>
        <w:t xml:space="preserve"> </w:t>
      </w:r>
      <w:r w:rsidR="003B5FF7" w:rsidRPr="00B9131B">
        <w:rPr>
          <w:lang w:val="en-CA"/>
        </w:rPr>
        <w:t xml:space="preserve">The traversal time, also known as the ‘time to travel’, is defined as the time needed for the robot to travel from the starting position to the target. This excludes the time it takes for the second half of the robot’s mission, such as picking up the </w:t>
      </w:r>
      <w:r w:rsidR="008C5E09" w:rsidRPr="00EB0292">
        <w:rPr>
          <w:lang w:val="en-CA"/>
        </w:rPr>
        <w:t>LEGO</w:t>
      </w:r>
      <w:r w:rsidR="003B5FF7" w:rsidRPr="00B9131B">
        <w:rPr>
          <w:lang w:val="en-CA"/>
        </w:rPr>
        <w:t xml:space="preserve"> minifigure, detecting green lines for drop off or traversing back home safely.</w:t>
      </w:r>
    </w:p>
    <w:p w14:paraId="3E878951" w14:textId="358702A7" w:rsidR="008F7F2E" w:rsidRDefault="008F7F2E" w:rsidP="00310B8E">
      <w:pPr>
        <w:rPr>
          <w:lang w:val="en-CA"/>
        </w:rPr>
      </w:pPr>
      <w:r>
        <w:rPr>
          <w:lang w:val="en-CA"/>
        </w:rPr>
        <w:t xml:space="preserve">The </w:t>
      </w:r>
      <w:r w:rsidR="007A15F5">
        <w:rPr>
          <w:lang w:val="en-CA"/>
        </w:rPr>
        <w:t>traversal time testing plan was to place the robot in starting position and start the timer when the robot starts to move. The robot would be allowed to traverse the full course up until it reaches the target, where the timer would be stopped. The traversal time test was considered successful if the robot successfully navigates the path under 20.7 seconds. The performance goal is met if the robot succeeds for 2 out of 3 test runs on the obstacle course.</w:t>
      </w:r>
    </w:p>
    <w:p w14:paraId="102CA601" w14:textId="321DABEB" w:rsidR="00B10D4E" w:rsidRDefault="00573FC5" w:rsidP="00310B8E">
      <w:pPr>
        <w:rPr>
          <w:lang w:val="en-CA"/>
        </w:rPr>
      </w:pPr>
      <w:r>
        <w:rPr>
          <w:lang w:val="en-CA"/>
        </w:rPr>
        <w:t>The second performance goal was that t</w:t>
      </w:r>
      <w:r w:rsidR="00310D64">
        <w:rPr>
          <w:lang w:val="en-CA"/>
        </w:rPr>
        <w:t xml:space="preserve">he </w:t>
      </w:r>
      <w:r w:rsidR="00FD27C4">
        <w:rPr>
          <w:lang w:val="en-CA"/>
        </w:rPr>
        <w:t xml:space="preserve">robot needed to pick-up the </w:t>
      </w:r>
      <w:r w:rsidR="008C5E09">
        <w:rPr>
          <w:lang w:val="en-CA"/>
        </w:rPr>
        <w:t>LEGO</w:t>
      </w:r>
      <w:r w:rsidR="00FD27C4">
        <w:rPr>
          <w:lang w:val="en-CA"/>
        </w:rPr>
        <w:t xml:space="preserve"> minifigure </w:t>
      </w:r>
      <w:r w:rsidR="00B10D4E">
        <w:rPr>
          <w:lang w:val="en-CA"/>
        </w:rPr>
        <w:t xml:space="preserve">reliably. </w:t>
      </w:r>
      <w:r w:rsidR="00C62775">
        <w:rPr>
          <w:lang w:val="en-CA"/>
        </w:rPr>
        <w:t xml:space="preserve">The </w:t>
      </w:r>
      <w:r w:rsidR="00987363">
        <w:rPr>
          <w:lang w:val="en-CA"/>
        </w:rPr>
        <w:t>pick-up</w:t>
      </w:r>
      <w:r w:rsidR="00C62775">
        <w:rPr>
          <w:lang w:val="en-CA"/>
        </w:rPr>
        <w:t xml:space="preserve"> testing plan was to place the robot at a roughly </w:t>
      </w:r>
      <w:r w:rsidR="001A6E6A">
        <w:rPr>
          <w:lang w:val="en-CA"/>
        </w:rPr>
        <w:t>20 cm</w:t>
      </w:r>
      <w:r w:rsidR="00C62775">
        <w:rPr>
          <w:lang w:val="en-CA"/>
        </w:rPr>
        <w:t xml:space="preserve"> away from the target, allowing it to find the line and navigate to the target. A timer would be started as soon as the robot stopped, which signals that the robot has seen and identified the target.</w:t>
      </w:r>
      <w:r w:rsidR="00987363">
        <w:rPr>
          <w:lang w:val="en-CA"/>
        </w:rPr>
        <w:t xml:space="preserve"> The timer would be stopped once the robot has repositioned itself and engaged its gripper subsystem to pick up the </w:t>
      </w:r>
      <w:r w:rsidR="008C5E09">
        <w:rPr>
          <w:lang w:val="en-CA"/>
        </w:rPr>
        <w:t>LEGO</w:t>
      </w:r>
      <w:r w:rsidR="00987363">
        <w:rPr>
          <w:lang w:val="en-CA"/>
        </w:rPr>
        <w:t xml:space="preserve"> minifigure. The pick-up test is considered successful if the robot successfully picks up the </w:t>
      </w:r>
      <w:r w:rsidR="008C5E09">
        <w:rPr>
          <w:lang w:val="en-CA"/>
        </w:rPr>
        <w:t>LEGO</w:t>
      </w:r>
      <w:r w:rsidR="00987363">
        <w:rPr>
          <w:lang w:val="en-CA"/>
        </w:rPr>
        <w:t xml:space="preserve"> minifigure from the target under 12 seconds. The </w:t>
      </w:r>
      <w:r w:rsidR="007C7B78">
        <w:rPr>
          <w:lang w:val="en-CA"/>
        </w:rPr>
        <w:t xml:space="preserve">performance goal is met if the robot succeeds </w:t>
      </w:r>
      <w:r w:rsidR="007A15F5">
        <w:rPr>
          <w:lang w:val="en-CA"/>
        </w:rPr>
        <w:t>for</w:t>
      </w:r>
      <w:r w:rsidR="007C7B78">
        <w:rPr>
          <w:lang w:val="en-CA"/>
        </w:rPr>
        <w:t xml:space="preserve"> 2 out of 3 tests run on the obstacle course. </w:t>
      </w:r>
    </w:p>
    <w:p w14:paraId="226C7310" w14:textId="7017A1C4" w:rsidR="1B396699" w:rsidRPr="00B9131B" w:rsidRDefault="007A15F5" w:rsidP="00310B8E">
      <w:pPr>
        <w:rPr>
          <w:lang w:val="en-CA"/>
        </w:rPr>
      </w:pPr>
      <w:r>
        <w:rPr>
          <w:lang w:val="en-CA"/>
        </w:rPr>
        <w:t xml:space="preserve">The third performance goal was that the robot needed to </w:t>
      </w:r>
      <w:r w:rsidR="00690EDD">
        <w:rPr>
          <w:lang w:val="en-CA"/>
        </w:rPr>
        <w:t xml:space="preserve">reorient itself to follow the red line after picking up or dropping off the </w:t>
      </w:r>
      <w:r w:rsidR="008C5E09">
        <w:rPr>
          <w:lang w:val="en-CA"/>
        </w:rPr>
        <w:t>LEGO</w:t>
      </w:r>
      <w:r w:rsidR="00690EDD">
        <w:rPr>
          <w:lang w:val="en-CA"/>
        </w:rPr>
        <w:t xml:space="preserve"> minifigure at the blue and green locations. </w:t>
      </w:r>
      <w:r w:rsidR="004E3183">
        <w:rPr>
          <w:lang w:val="en-CA"/>
        </w:rPr>
        <w:t xml:space="preserve">The reorientation testing plan was to place the robot </w:t>
      </w:r>
      <w:r w:rsidR="00043775">
        <w:rPr>
          <w:lang w:val="en-CA"/>
        </w:rPr>
        <w:t xml:space="preserve">on the target, allowing it to </w:t>
      </w:r>
      <w:r w:rsidR="008C039A">
        <w:rPr>
          <w:lang w:val="en-CA"/>
        </w:rPr>
        <w:t>visually identify</w:t>
      </w:r>
      <w:r w:rsidR="004E3183">
        <w:rPr>
          <w:lang w:val="en-CA"/>
        </w:rPr>
        <w:t xml:space="preserve"> the red, white and blue target</w:t>
      </w:r>
      <w:r w:rsidR="008C039A">
        <w:rPr>
          <w:lang w:val="en-CA"/>
        </w:rPr>
        <w:t>.</w:t>
      </w:r>
      <w:r w:rsidR="004E3183">
        <w:rPr>
          <w:lang w:val="en-CA"/>
        </w:rPr>
        <w:t xml:space="preserve"> </w:t>
      </w:r>
      <w:r w:rsidR="00702481">
        <w:rPr>
          <w:lang w:val="en-CA"/>
        </w:rPr>
        <w:t>A time</w:t>
      </w:r>
      <w:r w:rsidR="008C039A">
        <w:rPr>
          <w:lang w:val="en-CA"/>
        </w:rPr>
        <w:t>r</w:t>
      </w:r>
      <w:r w:rsidR="00702481">
        <w:rPr>
          <w:lang w:val="en-CA"/>
        </w:rPr>
        <w:t xml:space="preserve"> would be started as soon as the robot </w:t>
      </w:r>
      <w:r w:rsidR="008C039A">
        <w:rPr>
          <w:lang w:val="en-CA"/>
        </w:rPr>
        <w:t>starts to move and rotate. The robot is allowed to reorient itself</w:t>
      </w:r>
      <w:r w:rsidR="001C399A">
        <w:rPr>
          <w:lang w:val="en-CA"/>
        </w:rPr>
        <w:t xml:space="preserve"> by rotating around, and the timer is stopped when it successfully finds the line and starts following the red line</w:t>
      </w:r>
      <w:r w:rsidR="000A7F95">
        <w:rPr>
          <w:lang w:val="en-CA"/>
        </w:rPr>
        <w:t>. The reorientation test is considered successful if the robot successfully reorients itself within 20 seconds. The performance goal is met if the robot succeeds for 2 out of 3 test runs on the obstacle course. It is important to note that the target was chosen to test the reorientation speed of the robot</w:t>
      </w:r>
      <w:r w:rsidR="000B5806">
        <w:rPr>
          <w:lang w:val="en-CA"/>
        </w:rPr>
        <w:t xml:space="preserve"> because</w:t>
      </w:r>
      <w:r w:rsidR="000A7F95">
        <w:rPr>
          <w:lang w:val="en-CA"/>
        </w:rPr>
        <w:t xml:space="preserve"> the reorientation requires a full 180</w:t>
      </w:r>
      <w:r w:rsidR="00E25EC0">
        <w:rPr>
          <w:lang w:val="en-CA"/>
        </w:rPr>
        <w:t>-</w:t>
      </w:r>
      <w:r w:rsidR="000A7F95">
        <w:rPr>
          <w:lang w:val="en-CA"/>
        </w:rPr>
        <w:t>degree rotation of the robot</w:t>
      </w:r>
      <w:r w:rsidR="000B5806">
        <w:rPr>
          <w:lang w:val="en-CA"/>
        </w:rPr>
        <w:t>. T</w:t>
      </w:r>
      <w:r w:rsidR="000A7F95">
        <w:rPr>
          <w:lang w:val="en-CA"/>
        </w:rPr>
        <w:t xml:space="preserve">he first green safety zone </w:t>
      </w:r>
      <w:r w:rsidR="000B5806">
        <w:rPr>
          <w:lang w:val="en-CA"/>
        </w:rPr>
        <w:t xml:space="preserve">only </w:t>
      </w:r>
      <w:r w:rsidR="000A7F95">
        <w:rPr>
          <w:lang w:val="en-CA"/>
        </w:rPr>
        <w:t xml:space="preserve">requires </w:t>
      </w:r>
      <w:r w:rsidR="000B5806">
        <w:rPr>
          <w:lang w:val="en-CA"/>
        </w:rPr>
        <w:t xml:space="preserve">a </w:t>
      </w:r>
      <w:r w:rsidR="008040BF">
        <w:rPr>
          <w:lang w:val="en-CA"/>
        </w:rPr>
        <w:t>120</w:t>
      </w:r>
      <w:r w:rsidR="00E25EC0">
        <w:rPr>
          <w:lang w:val="en-CA"/>
        </w:rPr>
        <w:t>-</w:t>
      </w:r>
      <w:r w:rsidR="008040BF">
        <w:rPr>
          <w:lang w:val="en-CA"/>
        </w:rPr>
        <w:t>degree turn</w:t>
      </w:r>
      <w:r w:rsidR="000B5806">
        <w:rPr>
          <w:lang w:val="en-CA"/>
        </w:rPr>
        <w:t xml:space="preserve"> away from the diagonal green safety zone, which </w:t>
      </w:r>
      <w:r w:rsidR="00426B75">
        <w:rPr>
          <w:lang w:val="en-CA"/>
        </w:rPr>
        <w:t xml:space="preserve">does not test the robot </w:t>
      </w:r>
      <w:r w:rsidR="00475C76">
        <w:rPr>
          <w:lang w:val="en-CA"/>
        </w:rPr>
        <w:t>as effectively.</w:t>
      </w:r>
    </w:p>
    <w:p w14:paraId="7B7E7E92" w14:textId="17E74C8D" w:rsidR="00475C76" w:rsidRDefault="00475C76" w:rsidP="00310B8E">
      <w:pPr>
        <w:rPr>
          <w:lang w:val="en-CA"/>
        </w:rPr>
      </w:pPr>
      <w:r>
        <w:rPr>
          <w:lang w:val="en-CA"/>
        </w:rPr>
        <w:t xml:space="preserve">When verifying the three test plans </w:t>
      </w:r>
      <w:r w:rsidR="006B76B8">
        <w:rPr>
          <w:lang w:val="en-CA"/>
        </w:rPr>
        <w:t>during Milestone 6</w:t>
      </w:r>
      <w:r w:rsidR="00FC516C">
        <w:rPr>
          <w:lang w:val="en-CA"/>
        </w:rPr>
        <w:t xml:space="preserve"> on the o</w:t>
      </w:r>
      <w:r w:rsidR="00CC7080">
        <w:rPr>
          <w:lang w:val="en-CA"/>
        </w:rPr>
        <w:t>bstacle course</w:t>
      </w:r>
      <w:r w:rsidR="006B76B8">
        <w:rPr>
          <w:lang w:val="en-CA"/>
        </w:rPr>
        <w:t xml:space="preserve">, </w:t>
      </w:r>
      <w:r w:rsidR="004C5001">
        <w:rPr>
          <w:lang w:val="en-CA"/>
        </w:rPr>
        <w:t xml:space="preserve">the </w:t>
      </w:r>
      <w:r w:rsidR="00372AE6">
        <w:rPr>
          <w:lang w:val="en-CA"/>
        </w:rPr>
        <w:t>‘time-to-travel’ performance goal and the reorientation performance goal were successfully met, while the pick-up performance goal had failed.</w:t>
      </w:r>
    </w:p>
    <w:p w14:paraId="264011FE" w14:textId="70185B6B" w:rsidR="00372AE6" w:rsidRDefault="00372AE6" w:rsidP="00310B8E">
      <w:pPr>
        <w:rPr>
          <w:lang w:val="en-CA"/>
        </w:rPr>
      </w:pPr>
      <w:r>
        <w:rPr>
          <w:lang w:val="en-CA"/>
        </w:rPr>
        <w:t xml:space="preserve">The </w:t>
      </w:r>
      <w:r w:rsidR="00662F2C">
        <w:rPr>
          <w:lang w:val="en-CA"/>
        </w:rPr>
        <w:t>two</w:t>
      </w:r>
      <w:r w:rsidR="00B44A15">
        <w:rPr>
          <w:lang w:val="en-CA"/>
        </w:rPr>
        <w:t xml:space="preserve"> successful</w:t>
      </w:r>
      <w:r w:rsidR="00662F2C">
        <w:rPr>
          <w:lang w:val="en-CA"/>
        </w:rPr>
        <w:t xml:space="preserve"> </w:t>
      </w:r>
      <w:r>
        <w:rPr>
          <w:lang w:val="en-CA"/>
        </w:rPr>
        <w:t>‘time</w:t>
      </w:r>
      <w:r w:rsidR="00662F2C">
        <w:rPr>
          <w:lang w:val="en-CA"/>
        </w:rPr>
        <w:t>-</w:t>
      </w:r>
      <w:r>
        <w:rPr>
          <w:lang w:val="en-CA"/>
        </w:rPr>
        <w:t>to</w:t>
      </w:r>
      <w:r w:rsidR="00662F2C">
        <w:rPr>
          <w:lang w:val="en-CA"/>
        </w:rPr>
        <w:t>-</w:t>
      </w:r>
      <w:r>
        <w:rPr>
          <w:lang w:val="en-CA"/>
        </w:rPr>
        <w:t xml:space="preserve">travel’ </w:t>
      </w:r>
      <w:r w:rsidR="00662F2C">
        <w:rPr>
          <w:lang w:val="en-CA"/>
        </w:rPr>
        <w:t>tests took a time of roughly 1</w:t>
      </w:r>
      <w:r w:rsidR="00A96162">
        <w:rPr>
          <w:lang w:val="en-CA"/>
        </w:rPr>
        <w:t>4</w:t>
      </w:r>
      <w:r w:rsidR="00662F2C">
        <w:rPr>
          <w:lang w:val="en-CA"/>
        </w:rPr>
        <w:t xml:space="preserve"> seconds each, </w:t>
      </w:r>
      <w:r w:rsidR="00C35151">
        <w:rPr>
          <w:lang w:val="en-CA"/>
        </w:rPr>
        <w:t xml:space="preserve">proving that the traversal performance goal was met. </w:t>
      </w:r>
      <w:r w:rsidR="00517DFA">
        <w:rPr>
          <w:lang w:val="en-CA"/>
        </w:rPr>
        <w:t xml:space="preserve">The two </w:t>
      </w:r>
      <w:r w:rsidR="00B44A15">
        <w:rPr>
          <w:lang w:val="en-CA"/>
        </w:rPr>
        <w:t>successful</w:t>
      </w:r>
      <w:r w:rsidR="00517DFA">
        <w:rPr>
          <w:lang w:val="en-CA"/>
        </w:rPr>
        <w:t xml:space="preserve"> </w:t>
      </w:r>
      <w:r w:rsidR="00852EA1">
        <w:rPr>
          <w:lang w:val="en-CA"/>
        </w:rPr>
        <w:t xml:space="preserve">reorientation tests took a time of approximately </w:t>
      </w:r>
      <w:r w:rsidR="00D93414">
        <w:rPr>
          <w:lang w:val="en-CA"/>
        </w:rPr>
        <w:t>3 seconds</w:t>
      </w:r>
      <w:r w:rsidR="001A1DA9">
        <w:rPr>
          <w:lang w:val="en-CA"/>
        </w:rPr>
        <w:t xml:space="preserve"> both times, proving a very fast reorientation speed</w:t>
      </w:r>
      <w:r w:rsidR="00B44A15">
        <w:rPr>
          <w:lang w:val="en-CA"/>
        </w:rPr>
        <w:t xml:space="preserve">. </w:t>
      </w:r>
      <w:r w:rsidR="00DE0E5E">
        <w:rPr>
          <w:lang w:val="en-CA"/>
        </w:rPr>
        <w:t>There were two failed</w:t>
      </w:r>
      <w:r w:rsidR="00B44A15">
        <w:rPr>
          <w:lang w:val="en-CA"/>
        </w:rPr>
        <w:t xml:space="preserve"> pick-up performance </w:t>
      </w:r>
      <w:r w:rsidR="00DE0E5E">
        <w:rPr>
          <w:lang w:val="en-CA"/>
        </w:rPr>
        <w:t>tests,</w:t>
      </w:r>
      <w:r w:rsidR="001A1DA9">
        <w:rPr>
          <w:lang w:val="en-CA"/>
        </w:rPr>
        <w:t xml:space="preserve"> </w:t>
      </w:r>
      <w:r w:rsidR="00FA63FC">
        <w:rPr>
          <w:lang w:val="en-CA"/>
        </w:rPr>
        <w:t xml:space="preserve">which meant that the pick-up performance goal was failed. </w:t>
      </w:r>
      <w:r w:rsidR="00AB2769">
        <w:rPr>
          <w:lang w:val="en-CA"/>
        </w:rPr>
        <w:t xml:space="preserve">After re-tuning and reprogramming the code for the robot on the team’s private mock course, the performance goal was eventually successful, with each of the successful tests taking approximately </w:t>
      </w:r>
      <w:r w:rsidR="006858B5">
        <w:rPr>
          <w:lang w:val="en-CA"/>
        </w:rPr>
        <w:t>3 seconds each time.</w:t>
      </w:r>
    </w:p>
    <w:p w14:paraId="01B93C2F" w14:textId="3246F8E5" w:rsidR="1B396699" w:rsidRPr="00B9131B" w:rsidRDefault="71A084D9" w:rsidP="36C63206">
      <w:pPr>
        <w:pStyle w:val="Heading2"/>
        <w:numPr>
          <w:ilvl w:val="1"/>
          <w:numId w:val="21"/>
        </w:numPr>
        <w:rPr>
          <w:rFonts w:asciiTheme="minorHAnsi" w:hAnsiTheme="minorHAnsi"/>
          <w:lang w:val="en-CA"/>
        </w:rPr>
      </w:pPr>
      <w:bookmarkStart w:id="61" w:name="_Toc226408603"/>
      <w:r w:rsidRPr="00B9131B">
        <w:rPr>
          <w:rFonts w:asciiTheme="minorHAnsi" w:hAnsiTheme="minorHAnsi"/>
          <w:lang w:val="en-CA"/>
        </w:rPr>
        <w:t>As-Built Drawings</w:t>
      </w:r>
      <w:bookmarkEnd w:id="61"/>
    </w:p>
    <w:p w14:paraId="316CAC63" w14:textId="25652B97" w:rsidR="00D15211" w:rsidRDefault="00997CD8" w:rsidP="00D15211">
      <w:pPr>
        <w:rPr>
          <w:lang w:val="en-CA"/>
        </w:rPr>
      </w:pPr>
      <w:r>
        <w:rPr>
          <w:lang w:val="en-CA"/>
        </w:rPr>
        <w:t>Please see the drawings of our robot as assembled</w:t>
      </w:r>
      <w:r w:rsidR="00CE5072">
        <w:rPr>
          <w:lang w:val="en-CA"/>
        </w:rPr>
        <w:t xml:space="preserve"> in</w:t>
      </w:r>
      <w:r w:rsidR="005C1381">
        <w:rPr>
          <w:lang w:val="en-CA"/>
        </w:rPr>
        <w:t xml:space="preserve"> section 5.1</w:t>
      </w:r>
      <w:r w:rsidR="00CE5072">
        <w:rPr>
          <w:lang w:val="en-CA"/>
        </w:rPr>
        <w:t xml:space="preserve"> </w:t>
      </w:r>
      <w:r w:rsidR="005C1381">
        <w:rPr>
          <w:lang w:val="en-CA"/>
        </w:rPr>
        <w:fldChar w:fldCharType="begin"/>
      </w:r>
      <w:r w:rsidR="005C1381">
        <w:rPr>
          <w:lang w:val="en-CA"/>
        </w:rPr>
        <w:instrText xml:space="preserve"> REF _Ref226402312 \h </w:instrText>
      </w:r>
      <w:r w:rsidR="005C1381">
        <w:rPr>
          <w:lang w:val="en-CA"/>
        </w:rPr>
      </w:r>
      <w:r w:rsidR="005C1381">
        <w:rPr>
          <w:lang w:val="en-CA"/>
        </w:rPr>
        <w:fldChar w:fldCharType="separate"/>
      </w:r>
      <w:r w:rsidR="009A7C14">
        <w:rPr>
          <w:lang w:val="en-CA"/>
        </w:rPr>
        <w:t>Full Assembly Drawings</w:t>
      </w:r>
      <w:r w:rsidR="005C1381">
        <w:rPr>
          <w:lang w:val="en-CA"/>
        </w:rPr>
        <w:fldChar w:fldCharType="end"/>
      </w:r>
      <w:r w:rsidR="003200ED">
        <w:rPr>
          <w:lang w:val="en-CA"/>
        </w:rPr>
        <w:t>.</w:t>
      </w:r>
    </w:p>
    <w:p w14:paraId="2BD3E114" w14:textId="5074BB9E" w:rsidR="1B396699" w:rsidRPr="00B9131B" w:rsidRDefault="71A084D9" w:rsidP="36C63206">
      <w:pPr>
        <w:pStyle w:val="Heading2"/>
        <w:numPr>
          <w:ilvl w:val="1"/>
          <w:numId w:val="21"/>
        </w:numPr>
        <w:rPr>
          <w:rFonts w:asciiTheme="minorHAnsi" w:hAnsiTheme="minorHAnsi"/>
          <w:lang w:val="en-CA"/>
        </w:rPr>
      </w:pPr>
      <w:bookmarkStart w:id="62" w:name="_Toc226408604"/>
      <w:r w:rsidRPr="00B9131B">
        <w:rPr>
          <w:rFonts w:asciiTheme="minorHAnsi" w:hAnsiTheme="minorHAnsi"/>
          <w:lang w:val="en-CA"/>
        </w:rPr>
        <w:t>Comparison of Calculations vs. Results</w:t>
      </w:r>
      <w:bookmarkEnd w:id="62"/>
    </w:p>
    <w:p w14:paraId="7CC15599" w14:textId="0AC729FC" w:rsidR="1B396699" w:rsidRPr="00B9131B" w:rsidRDefault="64A94187" w:rsidP="36C63206">
      <w:pPr>
        <w:rPr>
          <w:lang w:val="en-CA"/>
        </w:rPr>
      </w:pPr>
      <w:r w:rsidRPr="00B9131B">
        <w:rPr>
          <w:lang w:val="en-CA"/>
        </w:rPr>
        <w:t xml:space="preserve">Due to the changes made </w:t>
      </w:r>
      <w:r w:rsidR="419463A6" w:rsidRPr="00B9131B">
        <w:rPr>
          <w:lang w:val="en-CA"/>
        </w:rPr>
        <w:t xml:space="preserve">in </w:t>
      </w:r>
      <w:r w:rsidRPr="00B9131B">
        <w:rPr>
          <w:lang w:val="en-CA"/>
        </w:rPr>
        <w:t xml:space="preserve">the construction of the robot, several of the teams’ design calculations are not </w:t>
      </w:r>
      <w:r w:rsidR="0D49C850" w:rsidRPr="00B9131B">
        <w:rPr>
          <w:lang w:val="en-CA"/>
        </w:rPr>
        <w:t xml:space="preserve">useful </w:t>
      </w:r>
      <w:r w:rsidRPr="00B9131B">
        <w:rPr>
          <w:lang w:val="en-CA"/>
        </w:rPr>
        <w:t xml:space="preserve">benchmarks </w:t>
      </w:r>
      <w:r w:rsidR="05A65567" w:rsidRPr="00B9131B">
        <w:rPr>
          <w:lang w:val="en-CA"/>
        </w:rPr>
        <w:t xml:space="preserve">as a basis of comparison </w:t>
      </w:r>
      <w:r w:rsidRPr="00B9131B">
        <w:rPr>
          <w:lang w:val="en-CA"/>
        </w:rPr>
        <w:t>to the results.</w:t>
      </w:r>
      <w:r w:rsidR="1CA79741" w:rsidRPr="00B9131B">
        <w:rPr>
          <w:lang w:val="en-CA"/>
        </w:rPr>
        <w:t xml:space="preserve"> </w:t>
      </w:r>
      <w:r w:rsidR="5BDC1B8C" w:rsidRPr="00B9131B">
        <w:rPr>
          <w:lang w:val="en-CA"/>
        </w:rPr>
        <w:t xml:space="preserve">Thus, the main calculation that will be considered in the comparison of predicted </w:t>
      </w:r>
      <w:r w:rsidR="36D4BBC6" w:rsidRPr="00B9131B">
        <w:rPr>
          <w:lang w:val="en-CA"/>
        </w:rPr>
        <w:t xml:space="preserve">results and </w:t>
      </w:r>
      <w:r w:rsidR="5BDC1B8C" w:rsidRPr="00B9131B">
        <w:rPr>
          <w:lang w:val="en-CA"/>
        </w:rPr>
        <w:t>actual results is the traversal time.</w:t>
      </w:r>
      <w:r w:rsidR="0B2E70D1" w:rsidRPr="00B9131B">
        <w:rPr>
          <w:lang w:val="en-CA"/>
        </w:rPr>
        <w:t xml:space="preserve"> </w:t>
      </w:r>
    </w:p>
    <w:p w14:paraId="40F92E91" w14:textId="4738CE4C" w:rsidR="1B396699" w:rsidRPr="00B9131B" w:rsidRDefault="08AB3673" w:rsidP="36C63206">
      <w:pPr>
        <w:rPr>
          <w:lang w:val="en-CA"/>
        </w:rPr>
      </w:pPr>
      <w:r w:rsidRPr="00B9131B">
        <w:rPr>
          <w:lang w:val="en-CA"/>
        </w:rPr>
        <w:t xml:space="preserve">Although the previous robot designs were not implemented, </w:t>
      </w:r>
      <w:r w:rsidR="65EFA04C" w:rsidRPr="00B9131B">
        <w:rPr>
          <w:lang w:val="en-CA"/>
        </w:rPr>
        <w:t>t</w:t>
      </w:r>
      <w:r w:rsidR="4E52E0C9" w:rsidRPr="00B9131B">
        <w:rPr>
          <w:lang w:val="en-CA"/>
        </w:rPr>
        <w:t xml:space="preserve">he spirit of </w:t>
      </w:r>
      <w:r w:rsidR="6D549B88" w:rsidRPr="00B9131B">
        <w:rPr>
          <w:lang w:val="en-CA"/>
        </w:rPr>
        <w:t>the</w:t>
      </w:r>
      <w:r w:rsidR="4E52E0C9" w:rsidRPr="00B9131B">
        <w:rPr>
          <w:lang w:val="en-CA"/>
        </w:rPr>
        <w:t xml:space="preserve"> </w:t>
      </w:r>
      <w:r w:rsidR="35769B20" w:rsidRPr="00B9131B">
        <w:rPr>
          <w:lang w:val="en-CA"/>
        </w:rPr>
        <w:t xml:space="preserve">initial </w:t>
      </w:r>
      <w:r w:rsidR="4E52E0C9" w:rsidRPr="00B9131B">
        <w:rPr>
          <w:lang w:val="en-CA"/>
        </w:rPr>
        <w:t xml:space="preserve">calculations </w:t>
      </w:r>
      <w:r w:rsidR="53B58E1C" w:rsidRPr="00B9131B">
        <w:rPr>
          <w:lang w:val="en-CA"/>
        </w:rPr>
        <w:t xml:space="preserve">from Milestone 3 for </w:t>
      </w:r>
      <w:r w:rsidR="649CCBE9" w:rsidRPr="00B9131B">
        <w:rPr>
          <w:lang w:val="en-CA"/>
        </w:rPr>
        <w:t xml:space="preserve">wheel </w:t>
      </w:r>
      <w:r w:rsidR="4E52E0C9" w:rsidRPr="00B9131B">
        <w:rPr>
          <w:lang w:val="en-CA"/>
        </w:rPr>
        <w:t>motor selection</w:t>
      </w:r>
      <w:r w:rsidR="654C78AD" w:rsidRPr="00B9131B">
        <w:rPr>
          <w:lang w:val="en-CA"/>
        </w:rPr>
        <w:t xml:space="preserve"> </w:t>
      </w:r>
      <w:r w:rsidR="4E52E0C9" w:rsidRPr="00B9131B">
        <w:rPr>
          <w:lang w:val="en-CA"/>
        </w:rPr>
        <w:t xml:space="preserve">were used to </w:t>
      </w:r>
      <w:r w:rsidR="6C2053ED" w:rsidRPr="00B9131B">
        <w:rPr>
          <w:lang w:val="en-CA"/>
        </w:rPr>
        <w:t>identify</w:t>
      </w:r>
      <w:r w:rsidR="305DF0A1" w:rsidRPr="00B9131B">
        <w:rPr>
          <w:lang w:val="en-CA"/>
        </w:rPr>
        <w:t xml:space="preserve"> a rough range for n</w:t>
      </w:r>
      <w:r w:rsidR="4E52E0C9" w:rsidRPr="00B9131B">
        <w:rPr>
          <w:lang w:val="en-CA"/>
        </w:rPr>
        <w:t>ew</w:t>
      </w:r>
      <w:r w:rsidR="6A85E931" w:rsidRPr="00B9131B">
        <w:rPr>
          <w:lang w:val="en-CA"/>
        </w:rPr>
        <w:t xml:space="preserve"> time</w:t>
      </w:r>
      <w:r w:rsidR="4E52E0C9" w:rsidRPr="00B9131B">
        <w:rPr>
          <w:lang w:val="en-CA"/>
        </w:rPr>
        <w:t xml:space="preserve"> benchmarks for the final robot design. </w:t>
      </w:r>
    </w:p>
    <w:p w14:paraId="1DB54FCD" w14:textId="37ECCF74" w:rsidR="1B396699" w:rsidRPr="00B9131B" w:rsidRDefault="001702DA" w:rsidP="36C63206">
      <w:pPr>
        <w:rPr>
          <w:lang w:val="en-CA"/>
        </w:rPr>
      </w:pPr>
      <w:r>
        <w:rPr>
          <w:lang w:val="en-CA"/>
        </w:rPr>
        <w:t xml:space="preserve">As stated in section </w:t>
      </w:r>
      <w:r>
        <w:rPr>
          <w:lang w:val="en-CA"/>
        </w:rPr>
        <w:fldChar w:fldCharType="begin"/>
      </w:r>
      <w:r>
        <w:rPr>
          <w:lang w:val="en-CA"/>
        </w:rPr>
        <w:instrText xml:space="preserve"> REF _Ref226378889 \r \h </w:instrText>
      </w:r>
      <w:r>
        <w:rPr>
          <w:lang w:val="en-CA"/>
        </w:rPr>
      </w:r>
      <w:r>
        <w:rPr>
          <w:lang w:val="en-CA"/>
        </w:rPr>
        <w:fldChar w:fldCharType="separate"/>
      </w:r>
      <w:r w:rsidR="009A7C14">
        <w:rPr>
          <w:lang w:val="en-CA"/>
        </w:rPr>
        <w:t>3.2</w:t>
      </w:r>
      <w:r>
        <w:rPr>
          <w:lang w:val="en-CA"/>
        </w:rPr>
        <w:fldChar w:fldCharType="end"/>
      </w:r>
      <w:r>
        <w:rPr>
          <w:lang w:val="en-CA"/>
        </w:rPr>
        <w:t>, f</w:t>
      </w:r>
      <w:r w:rsidR="05E79155" w:rsidRPr="00B9131B">
        <w:rPr>
          <w:lang w:val="en-CA"/>
        </w:rPr>
        <w:t>rom Shreya’s wheel motor selection</w:t>
      </w:r>
      <w:r w:rsidR="3C5B7BB7" w:rsidRPr="00B9131B">
        <w:rPr>
          <w:lang w:val="en-CA"/>
        </w:rPr>
        <w:t xml:space="preserve"> of a brushless DC motor</w:t>
      </w:r>
      <w:r w:rsidR="05E79155" w:rsidRPr="00B9131B">
        <w:rPr>
          <w:lang w:val="en-CA"/>
        </w:rPr>
        <w:t xml:space="preserve">, she </w:t>
      </w:r>
      <w:r w:rsidR="004069A1">
        <w:rPr>
          <w:lang w:val="en-CA"/>
        </w:rPr>
        <w:t xml:space="preserve">originally </w:t>
      </w:r>
      <w:r w:rsidR="05E79155" w:rsidRPr="00B9131B">
        <w:rPr>
          <w:lang w:val="en-CA"/>
        </w:rPr>
        <w:t>concluded that a motor speed of 318 rpm was needed for this project. Before the motors were changed from brushless DC motors to simple</w:t>
      </w:r>
      <w:r w:rsidR="004C0BC6">
        <w:rPr>
          <w:lang w:val="en-CA"/>
        </w:rPr>
        <w:t>r brushless</w:t>
      </w:r>
      <w:r w:rsidR="05E79155" w:rsidRPr="00B9131B">
        <w:rPr>
          <w:lang w:val="en-CA"/>
        </w:rPr>
        <w:t xml:space="preserve"> DC motors</w:t>
      </w:r>
      <w:r w:rsidR="2F2B42CF" w:rsidRPr="00B9131B">
        <w:rPr>
          <w:lang w:val="en-CA"/>
        </w:rPr>
        <w:t xml:space="preserve">, the 6 cm diameter wheels meant that the robot would be able to travel at a </w:t>
      </w:r>
      <w:r w:rsidR="33751B9A" w:rsidRPr="00B9131B">
        <w:rPr>
          <w:lang w:val="en-CA"/>
        </w:rPr>
        <w:t xml:space="preserve">maximum </w:t>
      </w:r>
      <w:r w:rsidR="2F2B42CF" w:rsidRPr="00B9131B">
        <w:rPr>
          <w:lang w:val="en-CA"/>
        </w:rPr>
        <w:t xml:space="preserve">speed of 99.9 cm/sec. </w:t>
      </w:r>
    </w:p>
    <w:p w14:paraId="3A7449F2" w14:textId="7A1FEBBF" w:rsidR="1B396699" w:rsidRPr="00B9131B" w:rsidRDefault="2F2B42CF" w:rsidP="36C63206">
      <w:pPr>
        <w:rPr>
          <w:lang w:val="en-CA"/>
        </w:rPr>
      </w:pPr>
      <w:r w:rsidRPr="00B9131B">
        <w:rPr>
          <w:lang w:val="en-CA"/>
        </w:rPr>
        <w:t xml:space="preserve">The course length is calculated to be 386.08 cm in linear distance, and 215.44 cm in curved length for turns. The linear travel speed </w:t>
      </w:r>
      <w:r w:rsidR="373A5FBC" w:rsidRPr="00B9131B">
        <w:rPr>
          <w:lang w:val="en-CA"/>
        </w:rPr>
        <w:t xml:space="preserve">using the PID controls was assumed to run at 70% of the max motor capacity </w:t>
      </w:r>
      <w:r w:rsidR="0D133390" w:rsidRPr="00B9131B">
        <w:rPr>
          <w:lang w:val="en-CA"/>
        </w:rPr>
        <w:t>at 75 cm/sec</w:t>
      </w:r>
      <w:r w:rsidR="02FF31AD" w:rsidRPr="00B9131B">
        <w:rPr>
          <w:lang w:val="en-CA"/>
        </w:rPr>
        <w:t xml:space="preserve">, </w:t>
      </w:r>
      <w:r w:rsidR="109BED6A" w:rsidRPr="00B9131B">
        <w:rPr>
          <w:lang w:val="en-CA"/>
        </w:rPr>
        <w:t xml:space="preserve">and the turning travel speed using PID controls was assumed to run at 50% of the max motor capacity at 50 cm/sec. </w:t>
      </w:r>
      <w:r w:rsidR="257E8866" w:rsidRPr="00B9131B">
        <w:rPr>
          <w:lang w:val="en-CA"/>
        </w:rPr>
        <w:t xml:space="preserve">The final linear traversal time </w:t>
      </w:r>
      <w:r w:rsidR="561A22CB" w:rsidRPr="00B9131B">
        <w:rPr>
          <w:lang w:val="en-CA"/>
        </w:rPr>
        <w:t>is 5.52 seconds</w:t>
      </w:r>
      <w:r w:rsidR="3EE14046" w:rsidRPr="00B9131B">
        <w:rPr>
          <w:lang w:val="en-CA"/>
        </w:rPr>
        <w:t>, and the final rotational traversal time is 4.29 seconds, resulting in the final calculated traversal time to be 9.81 seconds.</w:t>
      </w:r>
    </w:p>
    <w:p w14:paraId="203B0ABF" w14:textId="2E979416" w:rsidR="1B396699" w:rsidRPr="00B9131B" w:rsidRDefault="0543F8CC" w:rsidP="36C63206">
      <w:pPr>
        <w:rPr>
          <w:lang w:val="en-CA"/>
        </w:rPr>
      </w:pPr>
      <w:r w:rsidRPr="00B9131B">
        <w:rPr>
          <w:lang w:val="en-CA"/>
        </w:rPr>
        <w:t>However, w</w:t>
      </w:r>
      <w:r w:rsidR="5CF660B4" w:rsidRPr="00B9131B">
        <w:rPr>
          <w:lang w:val="en-CA"/>
        </w:rPr>
        <w:t>ith the change from brushless DC motors to simple</w:t>
      </w:r>
      <w:r w:rsidR="00D12178">
        <w:rPr>
          <w:lang w:val="en-CA"/>
        </w:rPr>
        <w:t xml:space="preserve">r </w:t>
      </w:r>
      <w:r w:rsidR="00103409">
        <w:rPr>
          <w:lang w:val="en-CA"/>
        </w:rPr>
        <w:t>and slower</w:t>
      </w:r>
      <w:r w:rsidR="00D12178">
        <w:rPr>
          <w:lang w:val="en-CA"/>
        </w:rPr>
        <w:t xml:space="preserve"> brushless</w:t>
      </w:r>
      <w:r w:rsidR="5CF660B4" w:rsidRPr="00B9131B">
        <w:rPr>
          <w:lang w:val="en-CA"/>
        </w:rPr>
        <w:t xml:space="preserve"> DC motors</w:t>
      </w:r>
      <w:r w:rsidR="03B6CF77" w:rsidRPr="00B9131B">
        <w:rPr>
          <w:lang w:val="en-CA"/>
        </w:rPr>
        <w:t xml:space="preserve">, the newer DC motors </w:t>
      </w:r>
      <w:r w:rsidR="00F232DA">
        <w:rPr>
          <w:lang w:val="en-CA"/>
        </w:rPr>
        <w:t xml:space="preserve">had </w:t>
      </w:r>
      <w:r w:rsidR="007A24AB">
        <w:rPr>
          <w:lang w:val="en-CA"/>
        </w:rPr>
        <w:t>different</w:t>
      </w:r>
      <w:r w:rsidR="00F232DA">
        <w:rPr>
          <w:lang w:val="en-CA"/>
        </w:rPr>
        <w:t xml:space="preserve"> parameters </w:t>
      </w:r>
      <w:r w:rsidR="007A24AB">
        <w:rPr>
          <w:lang w:val="en-CA"/>
        </w:rPr>
        <w:t>which affect the design calculations</w:t>
      </w:r>
      <w:r w:rsidR="00F232DA">
        <w:rPr>
          <w:lang w:val="en-CA"/>
        </w:rPr>
        <w:t xml:space="preserve">. </w:t>
      </w:r>
      <w:r w:rsidR="00667E6B">
        <w:rPr>
          <w:lang w:val="en-CA"/>
        </w:rPr>
        <w:t>This additionally required a chang</w:t>
      </w:r>
      <w:r w:rsidR="000C1A86">
        <w:rPr>
          <w:lang w:val="en-CA"/>
        </w:rPr>
        <w:t>e</w:t>
      </w:r>
      <w:r w:rsidR="00667E6B">
        <w:rPr>
          <w:lang w:val="en-CA"/>
        </w:rPr>
        <w:t xml:space="preserve"> in the wheel diameter to account for the slower top speed of the new motors.</w:t>
      </w:r>
      <w:r w:rsidR="00F232DA">
        <w:rPr>
          <w:lang w:val="en-CA"/>
        </w:rPr>
        <w:t xml:space="preserve"> </w:t>
      </w:r>
      <w:r w:rsidR="0045395E">
        <w:rPr>
          <w:lang w:val="en-CA"/>
        </w:rPr>
        <w:t xml:space="preserve">Based on simple measurements taken of the robot accelerating, the acceleration of the robot with the new motors was estimated at 2000 millimeters per second squared. </w:t>
      </w:r>
      <w:r w:rsidR="005E0CD0">
        <w:rPr>
          <w:lang w:val="en-CA"/>
        </w:rPr>
        <w:t xml:space="preserve">An optimistic max speed for </w:t>
      </w:r>
      <w:r w:rsidR="00E0293D">
        <w:rPr>
          <w:lang w:val="en-CA"/>
        </w:rPr>
        <w:t xml:space="preserve">the robot was </w:t>
      </w:r>
      <w:r w:rsidR="005E0CD0">
        <w:rPr>
          <w:lang w:val="en-CA"/>
        </w:rPr>
        <w:t>estimated to be</w:t>
      </w:r>
      <w:r w:rsidR="00E0293D">
        <w:rPr>
          <w:lang w:val="en-CA"/>
        </w:rPr>
        <w:t xml:space="preserve"> </w:t>
      </w:r>
      <w:r w:rsidR="00DA730E">
        <w:rPr>
          <w:lang w:val="en-CA"/>
        </w:rPr>
        <w:t>600</w:t>
      </w:r>
      <w:r w:rsidR="00E0293D">
        <w:rPr>
          <w:lang w:val="en-CA"/>
        </w:rPr>
        <w:t xml:space="preserve"> </w:t>
      </w:r>
      <w:r w:rsidR="000F0447">
        <w:rPr>
          <w:lang w:val="en-CA"/>
        </w:rPr>
        <w:t xml:space="preserve">and </w:t>
      </w:r>
      <w:r w:rsidR="0057259A">
        <w:rPr>
          <w:lang w:val="en-CA"/>
        </w:rPr>
        <w:t>350</w:t>
      </w:r>
      <w:r w:rsidR="000F0447">
        <w:rPr>
          <w:lang w:val="en-CA"/>
        </w:rPr>
        <w:t xml:space="preserve"> </w:t>
      </w:r>
      <w:r w:rsidR="00E0293D">
        <w:rPr>
          <w:lang w:val="en-CA"/>
        </w:rPr>
        <w:t xml:space="preserve">millimeters per second </w:t>
      </w:r>
      <w:r w:rsidR="000F0447">
        <w:rPr>
          <w:lang w:val="en-CA"/>
        </w:rPr>
        <w:t>for straight segments and corners, respectively</w:t>
      </w:r>
      <w:r w:rsidR="00C07D44">
        <w:rPr>
          <w:lang w:val="en-CA"/>
        </w:rPr>
        <w:t>.</w:t>
      </w:r>
      <w:r w:rsidR="00170E86">
        <w:rPr>
          <w:lang w:val="en-CA"/>
        </w:rPr>
        <w:t xml:space="preserve"> </w:t>
      </w:r>
      <w:r w:rsidR="0057259A">
        <w:rPr>
          <w:lang w:val="en-CA"/>
        </w:rPr>
        <w:t xml:space="preserve"> This yielded an expected traversal time of </w:t>
      </w:r>
      <w:r w:rsidR="00887D75">
        <w:rPr>
          <w:lang w:val="en-CA"/>
        </w:rPr>
        <w:t>13.79 seconds.</w:t>
      </w:r>
    </w:p>
    <w:p w14:paraId="21B42B42" w14:textId="7C75A014" w:rsidR="1B396699" w:rsidRPr="00B9131B" w:rsidRDefault="5A7414FA" w:rsidP="36C63206">
      <w:pPr>
        <w:rPr>
          <w:lang w:val="en-CA"/>
        </w:rPr>
      </w:pPr>
      <w:r w:rsidRPr="00B9131B">
        <w:rPr>
          <w:lang w:val="en-CA"/>
        </w:rPr>
        <w:t xml:space="preserve">The actual traversal time measured on gameday </w:t>
      </w:r>
      <w:r w:rsidR="5528F474" w:rsidRPr="00B9131B">
        <w:rPr>
          <w:lang w:val="en-CA"/>
        </w:rPr>
        <w:t>during the team’s best run was 13.</w:t>
      </w:r>
      <w:r w:rsidR="7933185C" w:rsidRPr="00B9131B">
        <w:rPr>
          <w:lang w:val="en-CA"/>
        </w:rPr>
        <w:t>56</w:t>
      </w:r>
      <w:r w:rsidR="5528F474" w:rsidRPr="00B9131B">
        <w:rPr>
          <w:lang w:val="en-CA"/>
        </w:rPr>
        <w:t xml:space="preserve"> seconds. This value is around 4 seconds slower than the estimated best–case time</w:t>
      </w:r>
      <w:r w:rsidR="00C340C0">
        <w:rPr>
          <w:lang w:val="en-CA"/>
        </w:rPr>
        <w:t xml:space="preserve"> for the old motors</w:t>
      </w:r>
      <w:r w:rsidR="5528F474" w:rsidRPr="00B9131B">
        <w:rPr>
          <w:lang w:val="en-CA"/>
        </w:rPr>
        <w:t>. Th</w:t>
      </w:r>
      <w:r w:rsidR="4FD8D112" w:rsidRPr="00B9131B">
        <w:rPr>
          <w:lang w:val="en-CA"/>
        </w:rPr>
        <w:t xml:space="preserve">ese differences can be explained by the changes </w:t>
      </w:r>
      <w:r w:rsidR="2C6CF3BF" w:rsidRPr="00B9131B">
        <w:rPr>
          <w:lang w:val="en-CA"/>
        </w:rPr>
        <w:t>in motor selection, and that the team was using the best-case scenario time which d</w:t>
      </w:r>
      <w:r w:rsidR="5C28001D" w:rsidRPr="00B9131B">
        <w:rPr>
          <w:lang w:val="en-CA"/>
        </w:rPr>
        <w:t xml:space="preserve">oesn't </w:t>
      </w:r>
      <w:r w:rsidR="2C6CF3BF" w:rsidRPr="00B9131B">
        <w:rPr>
          <w:lang w:val="en-CA"/>
        </w:rPr>
        <w:t xml:space="preserve">account for </w:t>
      </w:r>
      <w:r w:rsidR="6B18720A" w:rsidRPr="00B9131B">
        <w:rPr>
          <w:lang w:val="en-CA"/>
        </w:rPr>
        <w:t>slowing down on turns</w:t>
      </w:r>
      <w:r w:rsidR="7522EB7C" w:rsidRPr="00B9131B">
        <w:rPr>
          <w:lang w:val="en-CA"/>
        </w:rPr>
        <w:t xml:space="preserve"> </w:t>
      </w:r>
      <w:r w:rsidR="74E2DD8E" w:rsidRPr="00B9131B">
        <w:rPr>
          <w:lang w:val="en-CA"/>
        </w:rPr>
        <w:t xml:space="preserve">and </w:t>
      </w:r>
      <w:r w:rsidR="6B18720A" w:rsidRPr="00B9131B">
        <w:rPr>
          <w:lang w:val="en-CA"/>
        </w:rPr>
        <w:t>friction o</w:t>
      </w:r>
      <w:r w:rsidR="73DBBAFA" w:rsidRPr="00B9131B">
        <w:rPr>
          <w:lang w:val="en-CA"/>
        </w:rPr>
        <w:t xml:space="preserve">n </w:t>
      </w:r>
      <w:r w:rsidR="6B18720A" w:rsidRPr="00B9131B">
        <w:rPr>
          <w:lang w:val="en-CA"/>
        </w:rPr>
        <w:t>the course</w:t>
      </w:r>
      <w:r w:rsidR="1A1FF535" w:rsidRPr="00B9131B">
        <w:rPr>
          <w:lang w:val="en-CA"/>
        </w:rPr>
        <w:t>.</w:t>
      </w:r>
    </w:p>
    <w:p w14:paraId="7CE353A1" w14:textId="434840DF" w:rsidR="00FB1DEA" w:rsidRDefault="00FB1DEA" w:rsidP="36C63206">
      <w:pPr>
        <w:rPr>
          <w:lang w:val="en-CA"/>
        </w:rPr>
      </w:pPr>
      <w:r>
        <w:rPr>
          <w:lang w:val="en-CA"/>
        </w:rPr>
        <w:t xml:space="preserve">The </w:t>
      </w:r>
      <w:r w:rsidR="00554BCE">
        <w:rPr>
          <w:lang w:val="en-CA"/>
        </w:rPr>
        <w:t xml:space="preserve">measured </w:t>
      </w:r>
      <w:r>
        <w:rPr>
          <w:lang w:val="en-CA"/>
        </w:rPr>
        <w:t xml:space="preserve">traversal time </w:t>
      </w:r>
      <w:r w:rsidR="00554BCE">
        <w:rPr>
          <w:lang w:val="en-CA"/>
        </w:rPr>
        <w:t xml:space="preserve">aligns very well with our updated estimate for the new motors. The similarity is likely because we tuned our PID </w:t>
      </w:r>
      <w:r w:rsidR="00025BB5">
        <w:rPr>
          <w:lang w:val="en-CA"/>
        </w:rPr>
        <w:t>until its performance was in line with our predictions.</w:t>
      </w:r>
      <w:r w:rsidR="00554BCE">
        <w:rPr>
          <w:lang w:val="en-CA"/>
        </w:rPr>
        <w:t xml:space="preserve"> </w:t>
      </w:r>
    </w:p>
    <w:p w14:paraId="462AD88E" w14:textId="64023971" w:rsidR="00A75B07" w:rsidRPr="00B9131B" w:rsidRDefault="00A75B07" w:rsidP="36C63206">
      <w:pPr>
        <w:rPr>
          <w:lang w:val="en-CA"/>
        </w:rPr>
      </w:pPr>
      <w:r>
        <w:rPr>
          <w:lang w:val="en-CA"/>
        </w:rPr>
        <w:t xml:space="preserve">With the </w:t>
      </w:r>
      <w:r w:rsidR="00D25A2F">
        <w:rPr>
          <w:lang w:val="en-CA"/>
        </w:rPr>
        <w:t>robot’s weight</w:t>
      </w:r>
      <w:r w:rsidR="00E26D9B">
        <w:rPr>
          <w:lang w:val="en-CA"/>
        </w:rPr>
        <w:t xml:space="preserve"> of approximately 1.2 kg,</w:t>
      </w:r>
      <w:r w:rsidR="00D25A2F">
        <w:rPr>
          <w:lang w:val="en-CA"/>
        </w:rPr>
        <w:t xml:space="preserve"> traversal time </w:t>
      </w:r>
      <w:r w:rsidR="00E26D9B">
        <w:rPr>
          <w:lang w:val="en-CA"/>
        </w:rPr>
        <w:t xml:space="preserve">of about </w:t>
      </w:r>
      <w:r w:rsidR="005A7F8E">
        <w:rPr>
          <w:lang w:val="en-CA"/>
        </w:rPr>
        <w:t>3</w:t>
      </w:r>
      <w:r w:rsidR="00E26D9B">
        <w:rPr>
          <w:lang w:val="en-CA"/>
        </w:rPr>
        <w:t>0 seconds,</w:t>
      </w:r>
      <w:r w:rsidR="006A4035">
        <w:rPr>
          <w:lang w:val="en-CA"/>
        </w:rPr>
        <w:t xml:space="preserve"> and despite a reliability </w:t>
      </w:r>
      <w:r w:rsidR="000021B3">
        <w:rPr>
          <w:lang w:val="en-CA"/>
        </w:rPr>
        <w:t>factor of 1 for only 1 successful attempt, the robot placed in 6</w:t>
      </w:r>
      <w:r w:rsidR="000021B3" w:rsidRPr="000021B3">
        <w:rPr>
          <w:vertAlign w:val="superscript"/>
          <w:lang w:val="en-CA"/>
        </w:rPr>
        <w:t>th</w:t>
      </w:r>
      <w:r w:rsidR="000021B3">
        <w:rPr>
          <w:lang w:val="en-CA"/>
        </w:rPr>
        <w:t xml:space="preserve"> place overall in the competition. </w:t>
      </w:r>
    </w:p>
    <w:p w14:paraId="2AAD2731" w14:textId="27F86F92" w:rsidR="1B396699" w:rsidRPr="00B9131B" w:rsidRDefault="2CB1A96A" w:rsidP="36C63206">
      <w:pPr>
        <w:pStyle w:val="Heading1"/>
        <w:numPr>
          <w:ilvl w:val="0"/>
          <w:numId w:val="21"/>
        </w:numPr>
        <w:rPr>
          <w:rFonts w:asciiTheme="minorHAnsi" w:hAnsiTheme="minorHAnsi"/>
          <w:lang w:val="en-CA"/>
        </w:rPr>
      </w:pPr>
      <w:bookmarkStart w:id="63" w:name="_Toc226408605"/>
      <w:r w:rsidRPr="00B9131B">
        <w:rPr>
          <w:rFonts w:asciiTheme="minorHAnsi" w:hAnsiTheme="minorHAnsi"/>
          <w:lang w:val="en-CA"/>
        </w:rPr>
        <w:t>Review and Reflection</w:t>
      </w:r>
      <w:bookmarkEnd w:id="63"/>
    </w:p>
    <w:p w14:paraId="2B70497B" w14:textId="24D7BB48" w:rsidR="1B396699" w:rsidRPr="00B9131B" w:rsidRDefault="2CB1A96A" w:rsidP="36C63206">
      <w:pPr>
        <w:pStyle w:val="Heading2"/>
        <w:rPr>
          <w:rFonts w:asciiTheme="minorHAnsi" w:hAnsiTheme="minorHAnsi"/>
          <w:lang w:val="en-CA"/>
        </w:rPr>
      </w:pPr>
      <w:bookmarkStart w:id="64" w:name="_Toc226408606"/>
      <w:r w:rsidRPr="00B9131B">
        <w:rPr>
          <w:rFonts w:asciiTheme="minorHAnsi" w:hAnsiTheme="minorHAnsi"/>
          <w:lang w:val="en-CA"/>
        </w:rPr>
        <w:t>4.1 Challenges and Lessons Learned</w:t>
      </w:r>
      <w:bookmarkEnd w:id="64"/>
    </w:p>
    <w:p w14:paraId="299F5A31" w14:textId="2E3CC842" w:rsidR="1B396699" w:rsidRPr="00B9131B" w:rsidRDefault="2CB1A96A"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There were </w:t>
      </w:r>
      <w:r w:rsidR="7CD41149" w:rsidRPr="00B9131B">
        <w:rPr>
          <w:rFonts w:eastAsia="Calibri" w:cs="Calibri"/>
          <w:color w:val="000000" w:themeColor="text1"/>
          <w:lang w:val="en-CA"/>
        </w:rPr>
        <w:t xml:space="preserve">some major </w:t>
      </w:r>
      <w:r w:rsidRPr="00B9131B">
        <w:rPr>
          <w:rFonts w:eastAsia="Calibri" w:cs="Calibri"/>
          <w:color w:val="000000" w:themeColor="text1"/>
          <w:lang w:val="en-CA"/>
        </w:rPr>
        <w:t xml:space="preserve">challenges during the development of </w:t>
      </w:r>
      <w:r w:rsidR="471FFA5F" w:rsidRPr="00B9131B">
        <w:rPr>
          <w:rFonts w:eastAsia="Calibri" w:cs="Calibri"/>
          <w:color w:val="000000" w:themeColor="text1"/>
          <w:lang w:val="en-CA"/>
        </w:rPr>
        <w:t xml:space="preserve">the team's </w:t>
      </w:r>
      <w:r w:rsidRPr="00B9131B">
        <w:rPr>
          <w:rFonts w:eastAsia="Calibri" w:cs="Calibri"/>
          <w:color w:val="000000" w:themeColor="text1"/>
          <w:lang w:val="en-CA"/>
        </w:rPr>
        <w:t xml:space="preserve">robot, particularly in </w:t>
      </w:r>
      <w:r w:rsidR="62C69C5F" w:rsidRPr="00B9131B">
        <w:rPr>
          <w:rFonts w:eastAsia="Calibri" w:cs="Calibri"/>
          <w:color w:val="000000" w:themeColor="text1"/>
          <w:lang w:val="en-CA"/>
        </w:rPr>
        <w:t>line sensing</w:t>
      </w:r>
      <w:r w:rsidRPr="00B9131B">
        <w:rPr>
          <w:rFonts w:eastAsia="Calibri" w:cs="Calibri"/>
          <w:color w:val="000000" w:themeColor="text1"/>
          <w:lang w:val="en-CA"/>
        </w:rPr>
        <w:t>, power management, and mechanical integration.</w:t>
      </w:r>
    </w:p>
    <w:p w14:paraId="1B3E9490" w14:textId="03A9EB7C" w:rsidR="1B396699" w:rsidRPr="00B9131B" w:rsidRDefault="2CB1A96A" w:rsidP="36C63206">
      <w:pPr>
        <w:spacing w:before="240" w:after="240"/>
      </w:pPr>
      <w:r w:rsidRPr="00B9131B">
        <w:rPr>
          <w:rFonts w:eastAsia="Calibri" w:cs="Calibri"/>
          <w:color w:val="000000" w:themeColor="text1"/>
          <w:lang w:val="en-CA"/>
        </w:rPr>
        <w:t>A major issue was the sensitivity of the visio</w:t>
      </w:r>
      <w:r w:rsidR="4DB74A63" w:rsidRPr="00B9131B">
        <w:rPr>
          <w:rFonts w:eastAsia="Calibri" w:cs="Calibri"/>
          <w:color w:val="000000" w:themeColor="text1"/>
          <w:lang w:val="en-CA"/>
        </w:rPr>
        <w:t>n</w:t>
      </w:r>
      <w:r w:rsidRPr="00B9131B">
        <w:rPr>
          <w:rFonts w:eastAsia="Calibri" w:cs="Calibri"/>
          <w:color w:val="000000" w:themeColor="text1"/>
          <w:lang w:val="en-CA"/>
        </w:rPr>
        <w:t xml:space="preserve"> system to lighting conditions. Changes in ambient lighting, even in the same room, affected how colors were </w:t>
      </w:r>
      <w:r w:rsidR="1F9396E5" w:rsidRPr="00B9131B">
        <w:rPr>
          <w:rFonts w:eastAsia="Calibri" w:cs="Calibri"/>
          <w:color w:val="000000" w:themeColor="text1"/>
          <w:lang w:val="en-CA"/>
        </w:rPr>
        <w:t>seen</w:t>
      </w:r>
      <w:r w:rsidRPr="00B9131B">
        <w:rPr>
          <w:rFonts w:eastAsia="Calibri" w:cs="Calibri"/>
          <w:color w:val="000000" w:themeColor="text1"/>
          <w:lang w:val="en-CA"/>
        </w:rPr>
        <w:t xml:space="preserve"> by the camera. This was especially noticeable with the blue ring in the target, which was not always reliably identified and sometimes failed to trigger the pickup sequence. This showed that the vision system needed to be more robust to </w:t>
      </w:r>
      <w:r w:rsidR="1C85DAD4" w:rsidRPr="00B9131B">
        <w:rPr>
          <w:rFonts w:eastAsia="Calibri" w:cs="Calibri"/>
          <w:color w:val="000000" w:themeColor="text1"/>
          <w:lang w:val="en-CA"/>
        </w:rPr>
        <w:t>variations in the environment as opposed to</w:t>
      </w:r>
      <w:r w:rsidRPr="00B9131B">
        <w:rPr>
          <w:rFonts w:eastAsia="Calibri" w:cs="Calibri"/>
          <w:color w:val="000000" w:themeColor="text1"/>
          <w:lang w:val="en-CA"/>
        </w:rPr>
        <w:t xml:space="preserve"> relying on fixed </w:t>
      </w:r>
      <w:r w:rsidR="3FD7D036" w:rsidRPr="00B9131B">
        <w:rPr>
          <w:rFonts w:eastAsia="Calibri" w:cs="Calibri"/>
          <w:color w:val="000000" w:themeColor="text1"/>
          <w:lang w:val="en-CA"/>
        </w:rPr>
        <w:t xml:space="preserve">values </w:t>
      </w:r>
      <w:r w:rsidRPr="00B9131B">
        <w:rPr>
          <w:rFonts w:eastAsia="Calibri" w:cs="Calibri"/>
          <w:color w:val="000000" w:themeColor="text1"/>
          <w:lang w:val="en-CA"/>
        </w:rPr>
        <w:t>that only worked under specific conditions.</w:t>
      </w:r>
    </w:p>
    <w:p w14:paraId="3201AD9B" w14:textId="0421F76A" w:rsidR="1B396699" w:rsidRPr="00B9131B" w:rsidRDefault="2CB1A96A"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Power delivery also caused some inconsistencies. After switching to </w:t>
      </w:r>
      <w:r w:rsidR="2949B6E7" w:rsidRPr="00B9131B">
        <w:rPr>
          <w:rFonts w:eastAsia="Calibri" w:cs="Calibri"/>
          <w:color w:val="000000" w:themeColor="text1"/>
          <w:lang w:val="en-CA"/>
        </w:rPr>
        <w:t>the team’s custom</w:t>
      </w:r>
      <w:r w:rsidRPr="00B9131B">
        <w:rPr>
          <w:rFonts w:eastAsia="Calibri" w:cs="Calibri"/>
          <w:color w:val="000000" w:themeColor="text1"/>
          <w:lang w:val="en-CA"/>
        </w:rPr>
        <w:t xml:space="preserve"> buck converter PCB </w:t>
      </w:r>
      <w:r w:rsidR="144EC99F" w:rsidRPr="00B9131B">
        <w:rPr>
          <w:rFonts w:eastAsia="Calibri" w:cs="Calibri"/>
          <w:color w:val="000000" w:themeColor="text1"/>
          <w:lang w:val="en-CA"/>
        </w:rPr>
        <w:t>for</w:t>
      </w:r>
      <w:r w:rsidRPr="00B9131B">
        <w:rPr>
          <w:rFonts w:eastAsia="Calibri" w:cs="Calibri"/>
          <w:color w:val="000000" w:themeColor="text1"/>
          <w:lang w:val="en-CA"/>
        </w:rPr>
        <w:t xml:space="preserve"> Raspberry Pi and motor</w:t>
      </w:r>
      <w:r w:rsidR="090A5CF4" w:rsidRPr="00B9131B">
        <w:rPr>
          <w:rFonts w:eastAsia="Calibri" w:cs="Calibri"/>
          <w:color w:val="000000" w:themeColor="text1"/>
          <w:lang w:val="en-CA"/>
        </w:rPr>
        <w:t xml:space="preserve"> power</w:t>
      </w:r>
      <w:r w:rsidRPr="00B9131B">
        <w:rPr>
          <w:rFonts w:eastAsia="Calibri" w:cs="Calibri"/>
          <w:color w:val="000000" w:themeColor="text1"/>
          <w:lang w:val="en-CA"/>
        </w:rPr>
        <w:t xml:space="preserve"> </w:t>
      </w:r>
      <w:r w:rsidR="608514C2" w:rsidRPr="00B9131B">
        <w:rPr>
          <w:rFonts w:eastAsia="Calibri" w:cs="Calibri"/>
          <w:color w:val="000000" w:themeColor="text1"/>
          <w:lang w:val="en-CA"/>
        </w:rPr>
        <w:t>(</w:t>
      </w:r>
      <w:r w:rsidRPr="00B9131B">
        <w:rPr>
          <w:rFonts w:eastAsia="Calibri" w:cs="Calibri"/>
          <w:color w:val="000000" w:themeColor="text1"/>
          <w:lang w:val="en-CA"/>
        </w:rPr>
        <w:t>from a single LiPo battery</w:t>
      </w:r>
      <w:r w:rsidR="1AAAC3B4" w:rsidRPr="00B9131B">
        <w:rPr>
          <w:rFonts w:eastAsia="Calibri" w:cs="Calibri"/>
          <w:color w:val="000000" w:themeColor="text1"/>
          <w:lang w:val="en-CA"/>
        </w:rPr>
        <w:t>)</w:t>
      </w:r>
      <w:r w:rsidRPr="00B9131B">
        <w:rPr>
          <w:rFonts w:eastAsia="Calibri" w:cs="Calibri"/>
          <w:color w:val="000000" w:themeColor="text1"/>
          <w:lang w:val="en-CA"/>
        </w:rPr>
        <w:t>, the battery drained much faster than expected. As the voltage dropped, the robot’s behavior</w:t>
      </w:r>
      <w:r w:rsidR="451CF718" w:rsidRPr="00B9131B">
        <w:rPr>
          <w:rFonts w:eastAsia="Calibri" w:cs="Calibri"/>
          <w:color w:val="000000" w:themeColor="text1"/>
          <w:lang w:val="en-CA"/>
        </w:rPr>
        <w:t xml:space="preserve"> seemed to change as well. The changes seen were</w:t>
      </w:r>
      <w:r w:rsidRPr="00B9131B">
        <w:rPr>
          <w:rFonts w:eastAsia="Calibri" w:cs="Calibri"/>
          <w:color w:val="000000" w:themeColor="text1"/>
          <w:lang w:val="en-CA"/>
        </w:rPr>
        <w:t xml:space="preserve"> particularly in motor response and stability. The system performed differently depending on the battery charge level, which made testing less consistent and </w:t>
      </w:r>
      <w:r w:rsidR="1098713C" w:rsidRPr="00B9131B">
        <w:rPr>
          <w:rFonts w:eastAsia="Calibri" w:cs="Calibri"/>
          <w:color w:val="000000" w:themeColor="text1"/>
          <w:lang w:val="en-CA"/>
        </w:rPr>
        <w:t>very difficult</w:t>
      </w:r>
      <w:r w:rsidRPr="00B9131B">
        <w:rPr>
          <w:rFonts w:eastAsia="Calibri" w:cs="Calibri"/>
          <w:color w:val="000000" w:themeColor="text1"/>
          <w:lang w:val="en-CA"/>
        </w:rPr>
        <w:t xml:space="preserve"> to tune.</w:t>
      </w:r>
    </w:p>
    <w:p w14:paraId="40F1171D" w14:textId="0B35FA63" w:rsidR="1B396699" w:rsidRPr="00B9131B" w:rsidRDefault="2CB1A96A"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The physical layout of the robot also created some practical challenges. The battery was mounted at the bottom of the stacked plate chassis, so accessing it required disassembling </w:t>
      </w:r>
      <w:r w:rsidR="5B4EEC19" w:rsidRPr="00B9131B">
        <w:rPr>
          <w:rFonts w:eastAsia="Calibri" w:cs="Calibri"/>
          <w:color w:val="000000" w:themeColor="text1"/>
          <w:lang w:val="en-CA"/>
        </w:rPr>
        <w:t>most of</w:t>
      </w:r>
      <w:r w:rsidRPr="00B9131B">
        <w:rPr>
          <w:rFonts w:eastAsia="Calibri" w:cs="Calibri"/>
          <w:color w:val="000000" w:themeColor="text1"/>
          <w:lang w:val="en-CA"/>
        </w:rPr>
        <w:t xml:space="preserve"> the structure. This slowed down testing and made quick iterations difficult, especially when the battery needed to be replaced</w:t>
      </w:r>
      <w:r w:rsidR="46875119" w:rsidRPr="00B9131B">
        <w:rPr>
          <w:rFonts w:eastAsia="Calibri" w:cs="Calibri"/>
          <w:color w:val="000000" w:themeColor="text1"/>
          <w:lang w:val="en-CA"/>
        </w:rPr>
        <w:t xml:space="preserve"> with a fresh one</w:t>
      </w:r>
      <w:r w:rsidRPr="00B9131B">
        <w:rPr>
          <w:rFonts w:eastAsia="Calibri" w:cs="Calibri"/>
          <w:color w:val="000000" w:themeColor="text1"/>
          <w:lang w:val="en-CA"/>
        </w:rPr>
        <w:t>.</w:t>
      </w:r>
    </w:p>
    <w:p w14:paraId="3D7B2750" w14:textId="4D2D0667" w:rsidR="1B396699" w:rsidRPr="00B9131B" w:rsidRDefault="2CB1A96A" w:rsidP="36C63206">
      <w:pPr>
        <w:spacing w:before="240" w:after="240"/>
        <w:rPr>
          <w:rFonts w:eastAsia="Calibri" w:cs="Calibri"/>
          <w:color w:val="000000" w:themeColor="text1"/>
          <w:lang w:val="en-CA"/>
        </w:rPr>
      </w:pPr>
      <w:r w:rsidRPr="00B9131B">
        <w:rPr>
          <w:rFonts w:eastAsia="Calibri" w:cs="Calibri"/>
          <w:color w:val="000000" w:themeColor="text1"/>
          <w:lang w:val="en-CA"/>
        </w:rPr>
        <w:t>Another challenge was maintaining a cons</w:t>
      </w:r>
      <w:r w:rsidR="024D6BBC" w:rsidRPr="00B9131B">
        <w:rPr>
          <w:rFonts w:eastAsia="Calibri" w:cs="Calibri"/>
          <w:color w:val="000000" w:themeColor="text1"/>
          <w:lang w:val="en-CA"/>
        </w:rPr>
        <w:t>ta</w:t>
      </w:r>
      <w:r w:rsidRPr="00B9131B">
        <w:rPr>
          <w:rFonts w:eastAsia="Calibri" w:cs="Calibri"/>
          <w:color w:val="000000" w:themeColor="text1"/>
          <w:lang w:val="en-CA"/>
        </w:rPr>
        <w:t>nt camera position</w:t>
      </w:r>
      <w:r w:rsidR="02ABD9E9" w:rsidRPr="00B9131B">
        <w:rPr>
          <w:rFonts w:eastAsia="Calibri" w:cs="Calibri"/>
          <w:color w:val="000000" w:themeColor="text1"/>
          <w:lang w:val="en-CA"/>
        </w:rPr>
        <w:t xml:space="preserve"> as t</w:t>
      </w:r>
      <w:r w:rsidRPr="00B9131B">
        <w:rPr>
          <w:rFonts w:eastAsia="Calibri" w:cs="Calibri"/>
          <w:color w:val="000000" w:themeColor="text1"/>
          <w:lang w:val="en-CA"/>
        </w:rPr>
        <w:t>he</w:t>
      </w:r>
      <w:r w:rsidR="3BA31F53" w:rsidRPr="00B9131B">
        <w:rPr>
          <w:rFonts w:eastAsia="Calibri" w:cs="Calibri"/>
          <w:color w:val="000000" w:themeColor="text1"/>
          <w:lang w:val="en-CA"/>
        </w:rPr>
        <w:t xml:space="preserve"> robot’s</w:t>
      </w:r>
      <w:r w:rsidRPr="00B9131B">
        <w:rPr>
          <w:rFonts w:eastAsia="Calibri" w:cs="Calibri"/>
          <w:color w:val="000000" w:themeColor="text1"/>
          <w:lang w:val="en-CA"/>
        </w:rPr>
        <w:t xml:space="preserve"> </w:t>
      </w:r>
      <w:r w:rsidR="4B6DA17C" w:rsidRPr="00B9131B">
        <w:rPr>
          <w:rFonts w:eastAsia="Calibri" w:cs="Calibri"/>
          <w:color w:val="000000" w:themeColor="text1"/>
          <w:lang w:val="en-CA"/>
        </w:rPr>
        <w:t xml:space="preserve">line following performance </w:t>
      </w:r>
      <w:r w:rsidRPr="00B9131B">
        <w:rPr>
          <w:rFonts w:eastAsia="Calibri" w:cs="Calibri"/>
          <w:color w:val="000000" w:themeColor="text1"/>
          <w:lang w:val="en-CA"/>
        </w:rPr>
        <w:t>depended on the camera angle. However, there was no reliable way to reposition the camera to the exact same orientation after adjustments</w:t>
      </w:r>
      <w:r w:rsidR="40610D73" w:rsidRPr="00B9131B">
        <w:rPr>
          <w:rFonts w:eastAsia="Calibri" w:cs="Calibri"/>
          <w:color w:val="000000" w:themeColor="text1"/>
          <w:lang w:val="en-CA"/>
        </w:rPr>
        <w:t xml:space="preserve">. This resulted in </w:t>
      </w:r>
      <w:r w:rsidRPr="00B9131B">
        <w:rPr>
          <w:rFonts w:eastAsia="Calibri" w:cs="Calibri"/>
          <w:color w:val="000000" w:themeColor="text1"/>
          <w:lang w:val="en-CA"/>
        </w:rPr>
        <w:t xml:space="preserve">setup </w:t>
      </w:r>
      <w:r w:rsidR="4B6FE0F2" w:rsidRPr="00B9131B">
        <w:rPr>
          <w:rFonts w:eastAsia="Calibri" w:cs="Calibri"/>
          <w:color w:val="000000" w:themeColor="text1"/>
          <w:lang w:val="en-CA"/>
        </w:rPr>
        <w:t xml:space="preserve">relying </w:t>
      </w:r>
      <w:r w:rsidRPr="00B9131B">
        <w:rPr>
          <w:rFonts w:eastAsia="Calibri" w:cs="Calibri"/>
          <w:color w:val="000000" w:themeColor="text1"/>
          <w:lang w:val="en-CA"/>
        </w:rPr>
        <w:t xml:space="preserve">on trial and error. Small changes in position could noticeably affect </w:t>
      </w:r>
      <w:r w:rsidR="6EACE43A" w:rsidRPr="00B9131B">
        <w:rPr>
          <w:rFonts w:eastAsia="Calibri" w:cs="Calibri"/>
          <w:color w:val="000000" w:themeColor="text1"/>
          <w:lang w:val="en-CA"/>
        </w:rPr>
        <w:t xml:space="preserve">line following </w:t>
      </w:r>
      <w:r w:rsidRPr="00B9131B">
        <w:rPr>
          <w:rFonts w:eastAsia="Calibri" w:cs="Calibri"/>
          <w:color w:val="000000" w:themeColor="text1"/>
          <w:lang w:val="en-CA"/>
        </w:rPr>
        <w:t>performance, which made repeatability a</w:t>
      </w:r>
      <w:r w:rsidR="3FB1A20A" w:rsidRPr="00B9131B">
        <w:rPr>
          <w:rFonts w:eastAsia="Calibri" w:cs="Calibri"/>
          <w:color w:val="000000" w:themeColor="text1"/>
          <w:lang w:val="en-CA"/>
        </w:rPr>
        <w:t xml:space="preserve"> large concern</w:t>
      </w:r>
      <w:r w:rsidRPr="00B9131B">
        <w:rPr>
          <w:rFonts w:eastAsia="Calibri" w:cs="Calibri"/>
          <w:color w:val="000000" w:themeColor="text1"/>
          <w:lang w:val="en-CA"/>
        </w:rPr>
        <w:t>.</w:t>
      </w:r>
    </w:p>
    <w:p w14:paraId="0300AD54" w14:textId="6DC74C15" w:rsidR="1B396699" w:rsidRPr="00B9131B" w:rsidRDefault="2CB1A96A" w:rsidP="36C63206">
      <w:pPr>
        <w:spacing w:before="240" w:after="240"/>
        <w:rPr>
          <w:rFonts w:eastAsia="Calibri" w:cs="Calibri"/>
          <w:color w:val="000000" w:themeColor="text1"/>
          <w:lang w:val="en-CA"/>
        </w:rPr>
      </w:pPr>
      <w:r w:rsidRPr="00B9131B">
        <w:rPr>
          <w:rFonts w:eastAsia="Calibri" w:cs="Calibri"/>
          <w:color w:val="000000" w:themeColor="text1"/>
          <w:lang w:val="en-CA"/>
        </w:rPr>
        <w:t xml:space="preserve">A </w:t>
      </w:r>
      <w:r w:rsidR="6367DE2A" w:rsidRPr="00B9131B">
        <w:rPr>
          <w:rFonts w:eastAsia="Calibri" w:cs="Calibri"/>
          <w:color w:val="000000" w:themeColor="text1"/>
          <w:lang w:val="en-CA"/>
        </w:rPr>
        <w:t xml:space="preserve">major </w:t>
      </w:r>
      <w:r w:rsidRPr="00B9131B">
        <w:rPr>
          <w:rFonts w:eastAsia="Calibri" w:cs="Calibri"/>
          <w:color w:val="000000" w:themeColor="text1"/>
          <w:lang w:val="en-CA"/>
        </w:rPr>
        <w:t xml:space="preserve">hardware issue also occurred during game day. The gripper servo wiring had been routed in front of the mechanism, </w:t>
      </w:r>
      <w:r w:rsidR="6D93F181" w:rsidRPr="00B9131B">
        <w:rPr>
          <w:rFonts w:eastAsia="Calibri" w:cs="Calibri"/>
          <w:color w:val="000000" w:themeColor="text1"/>
          <w:lang w:val="en-CA"/>
        </w:rPr>
        <w:t>so</w:t>
      </w:r>
      <w:r w:rsidRPr="00B9131B">
        <w:rPr>
          <w:rFonts w:eastAsia="Calibri" w:cs="Calibri"/>
          <w:color w:val="000000" w:themeColor="text1"/>
          <w:lang w:val="en-CA"/>
        </w:rPr>
        <w:t xml:space="preserve"> when the gripper opened, it pulled on the wires</w:t>
      </w:r>
      <w:r w:rsidR="00D7078A">
        <w:rPr>
          <w:rFonts w:eastAsia="Calibri" w:cs="Calibri"/>
          <w:color w:val="000000" w:themeColor="text1"/>
          <w:lang w:val="en-CA"/>
        </w:rPr>
        <w:t xml:space="preserve"> and snapped them, causing</w:t>
      </w:r>
      <w:r w:rsidRPr="00B9131B">
        <w:rPr>
          <w:rFonts w:eastAsia="Calibri" w:cs="Calibri"/>
          <w:color w:val="000000" w:themeColor="text1"/>
          <w:lang w:val="en-CA"/>
        </w:rPr>
        <w:t xml:space="preserve"> a failure. This was discovered after the first run</w:t>
      </w:r>
      <w:r w:rsidR="29A19F9C" w:rsidRPr="00B9131B">
        <w:rPr>
          <w:rFonts w:eastAsia="Calibri" w:cs="Calibri"/>
          <w:color w:val="000000" w:themeColor="text1"/>
          <w:lang w:val="en-CA"/>
        </w:rPr>
        <w:t xml:space="preserve"> when the robot failed to </w:t>
      </w:r>
      <w:r w:rsidR="5A6A9870" w:rsidRPr="00B9131B">
        <w:rPr>
          <w:rFonts w:eastAsia="Calibri" w:cs="Calibri"/>
          <w:color w:val="000000" w:themeColor="text1"/>
          <w:lang w:val="en-CA"/>
        </w:rPr>
        <w:t>pick up</w:t>
      </w:r>
      <w:r w:rsidR="29A19F9C" w:rsidRPr="00B9131B">
        <w:rPr>
          <w:rFonts w:eastAsia="Calibri" w:cs="Calibri"/>
          <w:color w:val="000000" w:themeColor="text1"/>
          <w:lang w:val="en-CA"/>
        </w:rPr>
        <w:t xml:space="preserve"> the </w:t>
      </w:r>
      <w:r w:rsidR="008C5E09">
        <w:rPr>
          <w:rFonts w:eastAsia="Calibri" w:cs="Calibri"/>
          <w:color w:val="000000" w:themeColor="text1"/>
          <w:lang w:val="en-CA"/>
        </w:rPr>
        <w:t>LEGO</w:t>
      </w:r>
      <w:r w:rsidR="29A19F9C" w:rsidRPr="00B9131B">
        <w:rPr>
          <w:rFonts w:eastAsia="Calibri" w:cs="Calibri"/>
          <w:color w:val="000000" w:themeColor="text1"/>
          <w:lang w:val="en-CA"/>
        </w:rPr>
        <w:t xml:space="preserve"> figure. Fortunately, the group had </w:t>
      </w:r>
      <w:r w:rsidRPr="00B9131B">
        <w:rPr>
          <w:rFonts w:eastAsia="Calibri" w:cs="Calibri"/>
          <w:color w:val="000000" w:themeColor="text1"/>
          <w:lang w:val="en-CA"/>
        </w:rPr>
        <w:t xml:space="preserve">a backup servo </w:t>
      </w:r>
      <w:r w:rsidR="73498256" w:rsidRPr="00B9131B">
        <w:rPr>
          <w:rFonts w:eastAsia="Calibri" w:cs="Calibri"/>
          <w:color w:val="000000" w:themeColor="text1"/>
          <w:lang w:val="en-CA"/>
        </w:rPr>
        <w:t>to use</w:t>
      </w:r>
      <w:r w:rsidRPr="00B9131B">
        <w:rPr>
          <w:rFonts w:eastAsia="Calibri" w:cs="Calibri"/>
          <w:color w:val="000000" w:themeColor="text1"/>
          <w:lang w:val="en-CA"/>
        </w:rPr>
        <w:t xml:space="preserve"> for the s</w:t>
      </w:r>
      <w:r w:rsidR="39BCE46C" w:rsidRPr="00B9131B">
        <w:rPr>
          <w:rFonts w:eastAsia="Calibri" w:cs="Calibri"/>
          <w:color w:val="000000" w:themeColor="text1"/>
          <w:lang w:val="en-CA"/>
        </w:rPr>
        <w:t xml:space="preserve">ubsequent </w:t>
      </w:r>
      <w:r w:rsidRPr="00B9131B">
        <w:rPr>
          <w:rFonts w:eastAsia="Calibri" w:cs="Calibri"/>
          <w:color w:val="000000" w:themeColor="text1"/>
          <w:lang w:val="en-CA"/>
        </w:rPr>
        <w:t>run</w:t>
      </w:r>
      <w:r w:rsidR="7B06BA0C" w:rsidRPr="00B9131B">
        <w:rPr>
          <w:rFonts w:eastAsia="Calibri" w:cs="Calibri"/>
          <w:color w:val="000000" w:themeColor="text1"/>
          <w:lang w:val="en-CA"/>
        </w:rPr>
        <w:t>s</w:t>
      </w:r>
      <w:r w:rsidRPr="00B9131B">
        <w:rPr>
          <w:rFonts w:eastAsia="Calibri" w:cs="Calibri"/>
          <w:color w:val="000000" w:themeColor="text1"/>
          <w:lang w:val="en-CA"/>
        </w:rPr>
        <w:t>. This</w:t>
      </w:r>
      <w:r w:rsidR="3E2E3A37" w:rsidRPr="00B9131B">
        <w:rPr>
          <w:rFonts w:eastAsia="Calibri" w:cs="Calibri"/>
          <w:color w:val="000000" w:themeColor="text1"/>
          <w:lang w:val="en-CA"/>
        </w:rPr>
        <w:t xml:space="preserve"> situatio</w:t>
      </w:r>
      <w:r w:rsidR="056CEA13" w:rsidRPr="00B9131B">
        <w:rPr>
          <w:rFonts w:eastAsia="Calibri" w:cs="Calibri"/>
          <w:color w:val="000000" w:themeColor="text1"/>
          <w:lang w:val="en-CA"/>
        </w:rPr>
        <w:t>n</w:t>
      </w:r>
      <w:r w:rsidRPr="00B9131B">
        <w:rPr>
          <w:rFonts w:eastAsia="Calibri" w:cs="Calibri"/>
          <w:color w:val="000000" w:themeColor="text1"/>
          <w:lang w:val="en-CA"/>
        </w:rPr>
        <w:t xml:space="preserve"> showed the importance of accounting for full motion ranges </w:t>
      </w:r>
      <w:r w:rsidR="518E8416" w:rsidRPr="00B9131B">
        <w:rPr>
          <w:rFonts w:eastAsia="Calibri" w:cs="Calibri"/>
          <w:color w:val="000000" w:themeColor="text1"/>
          <w:lang w:val="en-CA"/>
        </w:rPr>
        <w:t>for</w:t>
      </w:r>
      <w:r w:rsidR="4C4FF424" w:rsidRPr="00B9131B">
        <w:rPr>
          <w:rFonts w:eastAsia="Calibri" w:cs="Calibri"/>
          <w:color w:val="000000" w:themeColor="text1"/>
          <w:lang w:val="en-CA"/>
        </w:rPr>
        <w:t xml:space="preserve"> cable management</w:t>
      </w:r>
      <w:r w:rsidR="56FC2455" w:rsidRPr="00B9131B">
        <w:rPr>
          <w:rFonts w:eastAsia="Calibri" w:cs="Calibri"/>
          <w:color w:val="000000" w:themeColor="text1"/>
          <w:lang w:val="en-CA"/>
        </w:rPr>
        <w:t>.</w:t>
      </w:r>
    </w:p>
    <w:p w14:paraId="6FEF18ED" w14:textId="1404578D" w:rsidR="1B396699" w:rsidRPr="00B9131B" w:rsidRDefault="2CB1A96A" w:rsidP="36C63206">
      <w:pPr>
        <w:spacing w:before="240" w:after="240"/>
        <w:rPr>
          <w:rFonts w:eastAsia="Calibri" w:cs="Calibri"/>
          <w:color w:val="000000" w:themeColor="text1"/>
          <w:lang w:val="en-CA"/>
        </w:rPr>
      </w:pPr>
      <w:r w:rsidRPr="00B9131B">
        <w:rPr>
          <w:rFonts w:eastAsia="Calibri" w:cs="Calibri"/>
          <w:color w:val="000000" w:themeColor="text1"/>
          <w:lang w:val="en-CA"/>
        </w:rPr>
        <w:t>In addition, most testing was done on a mock-up course built in a different room, which had different lighting and environmental conditions compared to the actual competition</w:t>
      </w:r>
      <w:r w:rsidR="7AFFC80E" w:rsidRPr="00B9131B">
        <w:rPr>
          <w:rFonts w:eastAsia="Calibri" w:cs="Calibri"/>
          <w:color w:val="000000" w:themeColor="text1"/>
          <w:lang w:val="en-CA"/>
        </w:rPr>
        <w:t xml:space="preserve"> </w:t>
      </w:r>
      <w:r w:rsidRPr="00B9131B">
        <w:rPr>
          <w:rFonts w:eastAsia="Calibri" w:cs="Calibri"/>
          <w:color w:val="000000" w:themeColor="text1"/>
          <w:lang w:val="en-CA"/>
        </w:rPr>
        <w:t>setup.</w:t>
      </w:r>
      <w:r w:rsidR="1D8A1AB8" w:rsidRPr="00B9131B">
        <w:rPr>
          <w:rFonts w:eastAsia="Calibri" w:cs="Calibri"/>
          <w:color w:val="000000" w:themeColor="text1"/>
          <w:lang w:val="en-CA"/>
        </w:rPr>
        <w:t xml:space="preserve"> </w:t>
      </w:r>
      <w:r w:rsidR="4F4DAAD5" w:rsidRPr="00B9131B">
        <w:rPr>
          <w:rFonts w:eastAsia="Calibri" w:cs="Calibri"/>
          <w:color w:val="000000" w:themeColor="text1"/>
          <w:lang w:val="en-CA"/>
        </w:rPr>
        <w:t>B</w:t>
      </w:r>
      <w:r w:rsidRPr="00B9131B">
        <w:rPr>
          <w:rFonts w:eastAsia="Calibri" w:cs="Calibri"/>
          <w:color w:val="000000" w:themeColor="text1"/>
          <w:lang w:val="en-CA"/>
        </w:rPr>
        <w:t>ecause of this, the system was tuned for conditions that did not fully match the real course, contribut</w:t>
      </w:r>
      <w:r w:rsidR="3CEFF47C" w:rsidRPr="00B9131B">
        <w:rPr>
          <w:rFonts w:eastAsia="Calibri" w:cs="Calibri"/>
          <w:color w:val="000000" w:themeColor="text1"/>
          <w:lang w:val="en-CA"/>
        </w:rPr>
        <w:t>ing</w:t>
      </w:r>
      <w:r w:rsidRPr="00B9131B">
        <w:rPr>
          <w:rFonts w:eastAsia="Calibri" w:cs="Calibri"/>
          <w:color w:val="000000" w:themeColor="text1"/>
          <w:lang w:val="en-CA"/>
        </w:rPr>
        <w:t xml:space="preserve"> to inconsistencies </w:t>
      </w:r>
      <w:r w:rsidR="4CD9AF21" w:rsidRPr="00B9131B">
        <w:rPr>
          <w:rFonts w:eastAsia="Calibri" w:cs="Calibri"/>
          <w:color w:val="000000" w:themeColor="text1"/>
          <w:lang w:val="en-CA"/>
        </w:rPr>
        <w:t xml:space="preserve">on </w:t>
      </w:r>
      <w:r w:rsidRPr="00B9131B">
        <w:rPr>
          <w:rFonts w:eastAsia="Calibri" w:cs="Calibri"/>
          <w:color w:val="000000" w:themeColor="text1"/>
          <w:lang w:val="en-CA"/>
        </w:rPr>
        <w:t xml:space="preserve">game day. More testing under the actual course conditions would </w:t>
      </w:r>
      <w:r w:rsidR="19D8D593" w:rsidRPr="00B9131B">
        <w:rPr>
          <w:rFonts w:eastAsia="Calibri" w:cs="Calibri"/>
          <w:color w:val="000000" w:themeColor="text1"/>
          <w:lang w:val="en-CA"/>
        </w:rPr>
        <w:t>reduce</w:t>
      </w:r>
      <w:r w:rsidRPr="00B9131B">
        <w:rPr>
          <w:rFonts w:eastAsia="Calibri" w:cs="Calibri"/>
          <w:color w:val="000000" w:themeColor="text1"/>
          <w:lang w:val="en-CA"/>
        </w:rPr>
        <w:t xml:space="preserve"> </w:t>
      </w:r>
      <w:r w:rsidR="6EAB1A47" w:rsidRPr="00B9131B">
        <w:rPr>
          <w:rFonts w:eastAsia="Calibri" w:cs="Calibri"/>
          <w:color w:val="000000" w:themeColor="text1"/>
          <w:lang w:val="en-CA"/>
        </w:rPr>
        <w:t>these issues.</w:t>
      </w:r>
    </w:p>
    <w:p w14:paraId="1C627A51" w14:textId="7F224E4A" w:rsidR="1B396699" w:rsidRPr="00B9131B" w:rsidRDefault="2CB1A96A" w:rsidP="36C63206">
      <w:pPr>
        <w:spacing w:before="240" w:after="240"/>
        <w:rPr>
          <w:rFonts w:eastAsia="Calibri" w:cs="Calibri"/>
          <w:color w:val="000000" w:themeColor="text1"/>
          <w:lang w:val="en-CA"/>
        </w:rPr>
      </w:pPr>
      <w:r w:rsidRPr="00B9131B">
        <w:rPr>
          <w:rFonts w:eastAsia="Calibri" w:cs="Calibri"/>
          <w:color w:val="000000" w:themeColor="text1"/>
          <w:lang w:val="en-CA"/>
        </w:rPr>
        <w:t>Overall, most of the team’s issues came from how different subsystems interacted rather than from individual components. Small issues affected overall system performance, showing th</w:t>
      </w:r>
      <w:r w:rsidR="7B80E411" w:rsidRPr="00B9131B">
        <w:rPr>
          <w:rFonts w:eastAsia="Calibri" w:cs="Calibri"/>
          <w:color w:val="000000" w:themeColor="text1"/>
          <w:lang w:val="en-CA"/>
        </w:rPr>
        <w:t xml:space="preserve">e significance of </w:t>
      </w:r>
      <w:r w:rsidRPr="00B9131B">
        <w:rPr>
          <w:rFonts w:eastAsia="Calibri" w:cs="Calibri"/>
          <w:color w:val="000000" w:themeColor="text1"/>
          <w:lang w:val="en-CA"/>
        </w:rPr>
        <w:t xml:space="preserve">integration and testing under </w:t>
      </w:r>
      <w:r w:rsidR="6AD0D67D" w:rsidRPr="00B9131B">
        <w:rPr>
          <w:rFonts w:eastAsia="Calibri" w:cs="Calibri"/>
          <w:color w:val="000000" w:themeColor="text1"/>
          <w:lang w:val="en-CA"/>
        </w:rPr>
        <w:t>actual</w:t>
      </w:r>
      <w:r w:rsidRPr="00B9131B">
        <w:rPr>
          <w:rFonts w:eastAsia="Calibri" w:cs="Calibri"/>
          <w:color w:val="000000" w:themeColor="text1"/>
          <w:lang w:val="en-CA"/>
        </w:rPr>
        <w:t xml:space="preserve"> condition</w:t>
      </w:r>
      <w:r w:rsidR="63B69442" w:rsidRPr="00B9131B">
        <w:rPr>
          <w:rFonts w:eastAsia="Calibri" w:cs="Calibri"/>
          <w:color w:val="000000" w:themeColor="text1"/>
          <w:lang w:val="en-CA"/>
        </w:rPr>
        <w:t>.</w:t>
      </w:r>
    </w:p>
    <w:p w14:paraId="7DFBCD36" w14:textId="42FF1010" w:rsidR="00D2543C" w:rsidRDefault="00D2543C" w:rsidP="00D2543C">
      <w:pPr>
        <w:pStyle w:val="Heading2"/>
        <w:rPr>
          <w:rFonts w:asciiTheme="minorHAnsi" w:hAnsiTheme="minorHAnsi"/>
          <w:lang w:val="en-CA"/>
        </w:rPr>
      </w:pPr>
      <w:bookmarkStart w:id="65" w:name="_Toc226408607"/>
      <w:r w:rsidRPr="00B9131B">
        <w:rPr>
          <w:rFonts w:asciiTheme="minorHAnsi" w:hAnsiTheme="minorHAnsi"/>
          <w:lang w:val="en-CA"/>
        </w:rPr>
        <w:t>4.</w:t>
      </w:r>
      <w:r>
        <w:rPr>
          <w:rFonts w:asciiTheme="minorHAnsi" w:hAnsiTheme="minorHAnsi"/>
          <w:lang w:val="en-CA"/>
        </w:rPr>
        <w:t>2</w:t>
      </w:r>
      <w:r w:rsidRPr="00B9131B">
        <w:rPr>
          <w:rFonts w:asciiTheme="minorHAnsi" w:hAnsiTheme="minorHAnsi"/>
          <w:lang w:val="en-CA"/>
        </w:rPr>
        <w:t xml:space="preserve"> </w:t>
      </w:r>
      <w:r>
        <w:rPr>
          <w:rFonts w:asciiTheme="minorHAnsi" w:hAnsiTheme="minorHAnsi"/>
          <w:lang w:val="en-CA"/>
        </w:rPr>
        <w:t>Recommendations</w:t>
      </w:r>
      <w:bookmarkEnd w:id="65"/>
    </w:p>
    <w:p w14:paraId="5D7D96B1" w14:textId="595F38D5" w:rsidR="00223AC1" w:rsidRDefault="00223AC1" w:rsidP="00223AC1">
      <w:pPr>
        <w:rPr>
          <w:lang w:val="en-CA"/>
        </w:rPr>
      </w:pPr>
      <w:r>
        <w:rPr>
          <w:lang w:val="en-CA"/>
        </w:rPr>
        <w:t>Fo</w:t>
      </w:r>
      <w:r w:rsidR="00E83558">
        <w:rPr>
          <w:lang w:val="en-CA"/>
        </w:rPr>
        <w:t>r improved colour detection, implementing a bright</w:t>
      </w:r>
      <w:r w:rsidR="007D42FC">
        <w:rPr>
          <w:lang w:val="en-CA"/>
        </w:rPr>
        <w:t>, pure</w:t>
      </w:r>
      <w:r w:rsidR="00E83558">
        <w:rPr>
          <w:lang w:val="en-CA"/>
        </w:rPr>
        <w:t xml:space="preserve"> </w:t>
      </w:r>
      <w:r w:rsidR="007D42FC">
        <w:rPr>
          <w:lang w:val="en-CA"/>
        </w:rPr>
        <w:t xml:space="preserve">white </w:t>
      </w:r>
      <w:r w:rsidR="00E83558">
        <w:rPr>
          <w:lang w:val="en-CA"/>
        </w:rPr>
        <w:t xml:space="preserve">LED </w:t>
      </w:r>
      <w:r w:rsidR="008D4E9A">
        <w:rPr>
          <w:lang w:val="en-CA"/>
        </w:rPr>
        <w:t xml:space="preserve">onto the gripper subsystem will </w:t>
      </w:r>
      <w:r w:rsidR="009B54B0">
        <w:rPr>
          <w:lang w:val="en-CA"/>
        </w:rPr>
        <w:t xml:space="preserve">control </w:t>
      </w:r>
      <w:r w:rsidR="00AD0F5C">
        <w:rPr>
          <w:lang w:val="en-CA"/>
        </w:rPr>
        <w:t>for the variability of environmental light conditions</w:t>
      </w:r>
      <w:r w:rsidR="003F727A">
        <w:rPr>
          <w:lang w:val="en-CA"/>
        </w:rPr>
        <w:t>. This would allow t</w:t>
      </w:r>
      <w:r w:rsidR="00AD0F5C">
        <w:rPr>
          <w:lang w:val="en-CA"/>
        </w:rPr>
        <w:t xml:space="preserve">he </w:t>
      </w:r>
      <w:r w:rsidR="00AC4809">
        <w:rPr>
          <w:lang w:val="en-CA"/>
        </w:rPr>
        <w:t xml:space="preserve">OpenCV colour detection </w:t>
      </w:r>
      <w:r w:rsidR="003F727A">
        <w:rPr>
          <w:lang w:val="en-CA"/>
        </w:rPr>
        <w:t xml:space="preserve">software </w:t>
      </w:r>
      <w:r w:rsidR="00233346">
        <w:rPr>
          <w:lang w:val="en-CA"/>
        </w:rPr>
        <w:t xml:space="preserve">to detect </w:t>
      </w:r>
      <w:r w:rsidR="003F727A">
        <w:rPr>
          <w:lang w:val="en-CA"/>
        </w:rPr>
        <w:t>different hues</w:t>
      </w:r>
      <w:r w:rsidR="00375C81">
        <w:rPr>
          <w:lang w:val="en-CA"/>
        </w:rPr>
        <w:t xml:space="preserve"> more reliably, </w:t>
      </w:r>
      <w:r w:rsidR="00C059F1">
        <w:rPr>
          <w:lang w:val="en-CA"/>
        </w:rPr>
        <w:t xml:space="preserve">reducing detection errors </w:t>
      </w:r>
      <w:r w:rsidR="00A72475">
        <w:rPr>
          <w:lang w:val="en-CA"/>
        </w:rPr>
        <w:t xml:space="preserve">that the robot experienced when searching for green safety zones on Game Day. </w:t>
      </w:r>
    </w:p>
    <w:p w14:paraId="1AA03E14" w14:textId="02792598" w:rsidR="003202B1" w:rsidRDefault="00DD75B5" w:rsidP="00223AC1">
      <w:pPr>
        <w:rPr>
          <w:lang w:val="en-CA"/>
        </w:rPr>
      </w:pPr>
      <w:r>
        <w:rPr>
          <w:lang w:val="en-CA"/>
        </w:rPr>
        <w:t>The camera mounting could be improved such that the camera could be secured in place</w:t>
      </w:r>
      <w:r w:rsidR="007323F5">
        <w:rPr>
          <w:lang w:val="en-CA"/>
        </w:rPr>
        <w:t xml:space="preserve">, rather than </w:t>
      </w:r>
      <w:r w:rsidR="002B2FB6">
        <w:rPr>
          <w:lang w:val="en-CA"/>
        </w:rPr>
        <w:t xml:space="preserve">freely rotating when hitting a wall or from </w:t>
      </w:r>
      <w:r w:rsidR="00946BD1">
        <w:rPr>
          <w:lang w:val="en-CA"/>
        </w:rPr>
        <w:t xml:space="preserve">vibrations as the car runs on the obstacle course. </w:t>
      </w:r>
      <w:r w:rsidR="00720428">
        <w:rPr>
          <w:lang w:val="en-CA"/>
        </w:rPr>
        <w:t>T</w:t>
      </w:r>
      <w:r w:rsidR="00DF1668">
        <w:rPr>
          <w:lang w:val="en-CA"/>
        </w:rPr>
        <w:t xml:space="preserve">he camera mounting should still allow for flexibility in adjusting the </w:t>
      </w:r>
      <w:r w:rsidR="00192918">
        <w:rPr>
          <w:lang w:val="en-CA"/>
        </w:rPr>
        <w:t>angle but</w:t>
      </w:r>
      <w:r w:rsidR="00DF1668">
        <w:rPr>
          <w:lang w:val="en-CA"/>
        </w:rPr>
        <w:t xml:space="preserve"> could have a method at freezing the mounting position in place.</w:t>
      </w:r>
    </w:p>
    <w:p w14:paraId="2888293C" w14:textId="2568C43A" w:rsidR="000A41A8" w:rsidRPr="00223AC1" w:rsidRDefault="00C72A9D" w:rsidP="00223AC1">
      <w:pPr>
        <w:rPr>
          <w:lang w:val="en-CA"/>
        </w:rPr>
      </w:pPr>
      <w:r>
        <w:rPr>
          <w:lang w:val="en-CA"/>
        </w:rPr>
        <w:t xml:space="preserve">A redesigned chassis with an easy-to-access slot to store the LiPo battery </w:t>
      </w:r>
      <w:r w:rsidR="006C100A">
        <w:rPr>
          <w:lang w:val="en-CA"/>
        </w:rPr>
        <w:t xml:space="preserve">would allow for </w:t>
      </w:r>
      <w:r w:rsidR="007F5EFD">
        <w:rPr>
          <w:lang w:val="en-CA"/>
        </w:rPr>
        <w:t>faster</w:t>
      </w:r>
      <w:r w:rsidR="00580722">
        <w:rPr>
          <w:lang w:val="en-CA"/>
        </w:rPr>
        <w:t xml:space="preserve"> s</w:t>
      </w:r>
      <w:r w:rsidR="006078C6">
        <w:rPr>
          <w:lang w:val="en-CA"/>
        </w:rPr>
        <w:t xml:space="preserve">witches </w:t>
      </w:r>
      <w:r w:rsidR="00072EF7">
        <w:rPr>
          <w:lang w:val="en-CA"/>
        </w:rPr>
        <w:t xml:space="preserve">during the extensive testing and tuning phase of the project. Many batteries were drained during the iterative software tuning process, and making the robot easier to service would save at least 5 hours of </w:t>
      </w:r>
      <w:r w:rsidR="006F779B">
        <w:rPr>
          <w:lang w:val="en-CA"/>
        </w:rPr>
        <w:t xml:space="preserve">disassembly and reassembly </w:t>
      </w:r>
      <w:r w:rsidR="00530527">
        <w:rPr>
          <w:lang w:val="en-CA"/>
        </w:rPr>
        <w:t>throughout the project.</w:t>
      </w:r>
    </w:p>
    <w:p w14:paraId="6F9F9B9B" w14:textId="088C23D8" w:rsidR="00D2543C" w:rsidRPr="00DF0D8C" w:rsidRDefault="00D2543C" w:rsidP="00DF0D8C">
      <w:pPr>
        <w:pStyle w:val="Heading2"/>
        <w:rPr>
          <w:rFonts w:asciiTheme="minorHAnsi" w:hAnsiTheme="minorHAnsi"/>
          <w:lang w:val="en-CA"/>
        </w:rPr>
      </w:pPr>
      <w:bookmarkStart w:id="66" w:name="_Toc226408608"/>
      <w:r w:rsidRPr="00B9131B">
        <w:rPr>
          <w:rFonts w:asciiTheme="minorHAnsi" w:hAnsiTheme="minorHAnsi"/>
          <w:lang w:val="en-CA"/>
        </w:rPr>
        <w:t>4.</w:t>
      </w:r>
      <w:r>
        <w:rPr>
          <w:rFonts w:asciiTheme="minorHAnsi" w:hAnsiTheme="minorHAnsi"/>
          <w:lang w:val="en-CA"/>
        </w:rPr>
        <w:t>3</w:t>
      </w:r>
      <w:r w:rsidRPr="00B9131B">
        <w:rPr>
          <w:rFonts w:asciiTheme="minorHAnsi" w:hAnsiTheme="minorHAnsi"/>
          <w:lang w:val="en-CA"/>
        </w:rPr>
        <w:t xml:space="preserve"> C</w:t>
      </w:r>
      <w:r>
        <w:rPr>
          <w:rFonts w:asciiTheme="minorHAnsi" w:hAnsiTheme="minorHAnsi"/>
          <w:lang w:val="en-CA"/>
        </w:rPr>
        <w:t>onclusions</w:t>
      </w:r>
      <w:bookmarkEnd w:id="66"/>
    </w:p>
    <w:p w14:paraId="6443D07C" w14:textId="02A208BD" w:rsidR="008F682F" w:rsidRDefault="006455BA" w:rsidP="000507A2">
      <w:pPr>
        <w:spacing w:before="240" w:after="240"/>
        <w:rPr>
          <w:rFonts w:eastAsia="Calibri" w:cs="Calibri"/>
          <w:color w:val="000000" w:themeColor="text1"/>
          <w:lang w:val="en-CA"/>
        </w:rPr>
      </w:pPr>
      <w:r>
        <w:rPr>
          <w:rFonts w:eastAsia="Calibri" w:cs="Calibri"/>
          <w:color w:val="000000" w:themeColor="text1"/>
          <w:lang w:val="en-CA"/>
        </w:rPr>
        <w:t>The purpose of the MTE</w:t>
      </w:r>
      <w:r w:rsidR="00EC6A67">
        <w:rPr>
          <w:rFonts w:eastAsia="Calibri" w:cs="Calibri"/>
          <w:color w:val="000000" w:themeColor="text1"/>
          <w:lang w:val="en-CA"/>
        </w:rPr>
        <w:t xml:space="preserve"> </w:t>
      </w:r>
      <w:r>
        <w:rPr>
          <w:rFonts w:eastAsia="Calibri" w:cs="Calibri"/>
          <w:color w:val="000000" w:themeColor="text1"/>
          <w:lang w:val="en-CA"/>
        </w:rPr>
        <w:t>380</w:t>
      </w:r>
      <w:r w:rsidR="00197120">
        <w:rPr>
          <w:rFonts w:eastAsia="Calibri" w:cs="Calibri"/>
          <w:color w:val="000000" w:themeColor="text1"/>
          <w:lang w:val="en-CA"/>
        </w:rPr>
        <w:t xml:space="preserve"> </w:t>
      </w:r>
      <w:r>
        <w:rPr>
          <w:rFonts w:eastAsia="Calibri" w:cs="Calibri"/>
          <w:color w:val="000000" w:themeColor="text1"/>
          <w:lang w:val="en-CA"/>
        </w:rPr>
        <w:t xml:space="preserve">project was to </w:t>
      </w:r>
      <w:r w:rsidR="003C0EAA">
        <w:rPr>
          <w:rFonts w:eastAsia="Calibri" w:cs="Calibri"/>
          <w:color w:val="000000" w:themeColor="text1"/>
          <w:lang w:val="en-CA"/>
        </w:rPr>
        <w:t>design</w:t>
      </w:r>
      <w:r>
        <w:rPr>
          <w:rFonts w:eastAsia="Calibri" w:cs="Calibri"/>
          <w:color w:val="000000" w:themeColor="text1"/>
          <w:lang w:val="en-CA"/>
        </w:rPr>
        <w:t xml:space="preserve"> a</w:t>
      </w:r>
      <w:r w:rsidR="00102500">
        <w:rPr>
          <w:rFonts w:eastAsia="Calibri" w:cs="Calibri"/>
          <w:color w:val="000000" w:themeColor="text1"/>
          <w:lang w:val="en-CA"/>
        </w:rPr>
        <w:t>n</w:t>
      </w:r>
      <w:r>
        <w:rPr>
          <w:rFonts w:eastAsia="Calibri" w:cs="Calibri"/>
          <w:color w:val="000000" w:themeColor="text1"/>
          <w:lang w:val="en-CA"/>
        </w:rPr>
        <w:t xml:space="preserve"> </w:t>
      </w:r>
      <w:r w:rsidR="005F0626">
        <w:rPr>
          <w:rFonts w:eastAsia="Calibri" w:cs="Calibri"/>
          <w:color w:val="000000" w:themeColor="text1"/>
          <w:lang w:val="en-CA"/>
        </w:rPr>
        <w:t xml:space="preserve">autonomous line following robot that could </w:t>
      </w:r>
      <w:r w:rsidR="00A70D37">
        <w:rPr>
          <w:rFonts w:eastAsia="Calibri" w:cs="Calibri"/>
          <w:color w:val="000000" w:themeColor="text1"/>
          <w:lang w:val="en-CA"/>
        </w:rPr>
        <w:t xml:space="preserve">complete a </w:t>
      </w:r>
      <w:r w:rsidR="00A92DA7">
        <w:rPr>
          <w:rFonts w:eastAsia="Calibri" w:cs="Calibri"/>
          <w:color w:val="000000" w:themeColor="text1"/>
          <w:lang w:val="en-CA"/>
        </w:rPr>
        <w:t xml:space="preserve">marked path to a LEGO </w:t>
      </w:r>
      <w:r w:rsidR="00EC6A67">
        <w:rPr>
          <w:rFonts w:eastAsia="Calibri" w:cs="Calibri"/>
          <w:color w:val="000000" w:themeColor="text1"/>
          <w:lang w:val="en-CA"/>
        </w:rPr>
        <w:t>mini</w:t>
      </w:r>
      <w:r w:rsidR="00A92DA7">
        <w:rPr>
          <w:rFonts w:eastAsia="Calibri" w:cs="Calibri"/>
          <w:color w:val="000000" w:themeColor="text1"/>
          <w:lang w:val="en-CA"/>
        </w:rPr>
        <w:t xml:space="preserve">figure, retrieve the LEGO </w:t>
      </w:r>
      <w:r w:rsidR="00EC6A67">
        <w:rPr>
          <w:rFonts w:eastAsia="Calibri" w:cs="Calibri"/>
          <w:color w:val="000000" w:themeColor="text1"/>
          <w:lang w:val="en-CA"/>
        </w:rPr>
        <w:t>mini</w:t>
      </w:r>
      <w:r w:rsidR="00A92DA7">
        <w:rPr>
          <w:rFonts w:eastAsia="Calibri" w:cs="Calibri"/>
          <w:color w:val="000000" w:themeColor="text1"/>
          <w:lang w:val="en-CA"/>
        </w:rPr>
        <w:t xml:space="preserve">figure, </w:t>
      </w:r>
      <w:r w:rsidR="00291F38">
        <w:rPr>
          <w:rFonts w:eastAsia="Calibri" w:cs="Calibri"/>
          <w:color w:val="000000" w:themeColor="text1"/>
          <w:lang w:val="en-CA"/>
        </w:rPr>
        <w:t xml:space="preserve">deposit the </w:t>
      </w:r>
      <w:r w:rsidR="004D4C09">
        <w:rPr>
          <w:rFonts w:eastAsia="Calibri" w:cs="Calibri"/>
          <w:color w:val="000000" w:themeColor="text1"/>
          <w:lang w:val="en-CA"/>
        </w:rPr>
        <w:t>LEGO</w:t>
      </w:r>
      <w:r w:rsidR="00291F38">
        <w:rPr>
          <w:rFonts w:eastAsia="Calibri" w:cs="Calibri"/>
          <w:color w:val="000000" w:themeColor="text1"/>
          <w:lang w:val="en-CA"/>
        </w:rPr>
        <w:t xml:space="preserve"> </w:t>
      </w:r>
      <w:r w:rsidR="00EC6A67">
        <w:rPr>
          <w:rFonts w:eastAsia="Calibri" w:cs="Calibri"/>
          <w:color w:val="000000" w:themeColor="text1"/>
          <w:lang w:val="en-CA"/>
        </w:rPr>
        <w:t>mini</w:t>
      </w:r>
      <w:r w:rsidR="00291F38">
        <w:rPr>
          <w:rFonts w:eastAsia="Calibri" w:cs="Calibri"/>
          <w:color w:val="000000" w:themeColor="text1"/>
          <w:lang w:val="en-CA"/>
        </w:rPr>
        <w:t>figure i</w:t>
      </w:r>
      <w:r w:rsidR="00EC6A67">
        <w:rPr>
          <w:rFonts w:eastAsia="Calibri" w:cs="Calibri"/>
          <w:color w:val="000000" w:themeColor="text1"/>
          <w:lang w:val="en-CA"/>
        </w:rPr>
        <w:t xml:space="preserve">n </w:t>
      </w:r>
      <w:r w:rsidR="00291F38">
        <w:rPr>
          <w:rFonts w:eastAsia="Calibri" w:cs="Calibri"/>
          <w:color w:val="000000" w:themeColor="text1"/>
          <w:lang w:val="en-CA"/>
        </w:rPr>
        <w:t xml:space="preserve">a safe </w:t>
      </w:r>
      <w:r w:rsidR="004D4C09">
        <w:rPr>
          <w:rFonts w:eastAsia="Calibri" w:cs="Calibri"/>
          <w:color w:val="000000" w:themeColor="text1"/>
          <w:lang w:val="en-CA"/>
        </w:rPr>
        <w:t xml:space="preserve">zone, and return to the starting position. </w:t>
      </w:r>
      <w:r w:rsidR="00102500">
        <w:rPr>
          <w:rFonts w:eastAsia="Calibri" w:cs="Calibri"/>
          <w:color w:val="000000" w:themeColor="text1"/>
          <w:lang w:val="en-CA"/>
        </w:rPr>
        <w:t xml:space="preserve">The team was able to </w:t>
      </w:r>
      <w:r w:rsidR="008C2E0C">
        <w:rPr>
          <w:rFonts w:eastAsia="Calibri" w:cs="Calibri"/>
          <w:color w:val="000000" w:themeColor="text1"/>
          <w:lang w:val="en-CA"/>
        </w:rPr>
        <w:t xml:space="preserve">design, manufacture, and assemble </w:t>
      </w:r>
      <w:r w:rsidR="00822924">
        <w:rPr>
          <w:rFonts w:eastAsia="Calibri" w:cs="Calibri"/>
          <w:color w:val="000000" w:themeColor="text1"/>
          <w:lang w:val="en-CA"/>
        </w:rPr>
        <w:t xml:space="preserve">the </w:t>
      </w:r>
      <w:r w:rsidR="00A25E1C">
        <w:rPr>
          <w:rFonts w:eastAsia="Calibri" w:cs="Calibri"/>
          <w:color w:val="000000" w:themeColor="text1"/>
          <w:lang w:val="en-CA"/>
        </w:rPr>
        <w:t xml:space="preserve">robot to meet the goals described while </w:t>
      </w:r>
      <w:r w:rsidR="00975F05">
        <w:rPr>
          <w:rFonts w:eastAsia="Calibri" w:cs="Calibri"/>
          <w:color w:val="000000" w:themeColor="text1"/>
          <w:lang w:val="en-CA"/>
        </w:rPr>
        <w:t>adhering</w:t>
      </w:r>
      <w:r w:rsidR="00A25E1C">
        <w:rPr>
          <w:rFonts w:eastAsia="Calibri" w:cs="Calibri"/>
          <w:color w:val="000000" w:themeColor="text1"/>
          <w:lang w:val="en-CA"/>
        </w:rPr>
        <w:t xml:space="preserve"> to and falling within the constraints of the project. Notably</w:t>
      </w:r>
      <w:r w:rsidR="00EC6A67">
        <w:rPr>
          <w:rFonts w:eastAsia="Calibri" w:cs="Calibri"/>
          <w:color w:val="000000" w:themeColor="text1"/>
          <w:lang w:val="en-CA"/>
        </w:rPr>
        <w:t>,</w:t>
      </w:r>
      <w:r w:rsidR="00A25E1C">
        <w:rPr>
          <w:rFonts w:eastAsia="Calibri" w:cs="Calibri"/>
          <w:color w:val="000000" w:themeColor="text1"/>
          <w:lang w:val="en-CA"/>
        </w:rPr>
        <w:t xml:space="preserve"> the robot was </w:t>
      </w:r>
      <w:r w:rsidR="00975F05">
        <w:rPr>
          <w:rFonts w:eastAsia="Calibri" w:cs="Calibri"/>
          <w:color w:val="000000" w:themeColor="text1"/>
          <w:lang w:val="en-CA"/>
        </w:rPr>
        <w:t>able</w:t>
      </w:r>
      <w:r w:rsidR="00A25E1C">
        <w:rPr>
          <w:rFonts w:eastAsia="Calibri" w:cs="Calibri"/>
          <w:color w:val="000000" w:themeColor="text1"/>
          <w:lang w:val="en-CA"/>
        </w:rPr>
        <w:t xml:space="preserve"> to be built under budget, only costing about </w:t>
      </w:r>
      <w:r w:rsidR="00A818E2">
        <w:rPr>
          <w:rFonts w:eastAsia="Calibri" w:cs="Calibri"/>
          <w:color w:val="000000" w:themeColor="text1"/>
          <w:lang w:val="en-CA"/>
        </w:rPr>
        <w:t>$180</w:t>
      </w:r>
      <w:r w:rsidR="00DC7497">
        <w:rPr>
          <w:rFonts w:eastAsia="Calibri" w:cs="Calibri"/>
          <w:color w:val="000000" w:themeColor="text1"/>
          <w:lang w:val="en-CA"/>
        </w:rPr>
        <w:t xml:space="preserve"> with the max </w:t>
      </w:r>
      <w:r w:rsidR="00975F05">
        <w:rPr>
          <w:rFonts w:eastAsia="Calibri" w:cs="Calibri"/>
          <w:color w:val="000000" w:themeColor="text1"/>
          <w:lang w:val="en-CA"/>
        </w:rPr>
        <w:t xml:space="preserve">cost </w:t>
      </w:r>
      <w:r w:rsidR="00DC7497">
        <w:rPr>
          <w:rFonts w:eastAsia="Calibri" w:cs="Calibri"/>
          <w:color w:val="000000" w:themeColor="text1"/>
          <w:lang w:val="en-CA"/>
        </w:rPr>
        <w:t xml:space="preserve">constraint </w:t>
      </w:r>
      <w:r w:rsidR="00975F05">
        <w:rPr>
          <w:rFonts w:eastAsia="Calibri" w:cs="Calibri"/>
          <w:color w:val="000000" w:themeColor="text1"/>
          <w:lang w:val="en-CA"/>
        </w:rPr>
        <w:t>being</w:t>
      </w:r>
      <w:r w:rsidR="00DC7497">
        <w:rPr>
          <w:rFonts w:eastAsia="Calibri" w:cs="Calibri"/>
          <w:color w:val="000000" w:themeColor="text1"/>
          <w:lang w:val="en-CA"/>
        </w:rPr>
        <w:t xml:space="preserve"> </w:t>
      </w:r>
      <w:r w:rsidR="00B61773">
        <w:rPr>
          <w:rFonts w:eastAsia="Calibri" w:cs="Calibri"/>
          <w:color w:val="000000" w:themeColor="text1"/>
          <w:lang w:val="en-CA"/>
        </w:rPr>
        <w:t xml:space="preserve">$300. </w:t>
      </w:r>
    </w:p>
    <w:p w14:paraId="7BB3691C" w14:textId="5577F739" w:rsidR="005C2ADC" w:rsidRDefault="00E859E1" w:rsidP="00502403">
      <w:pPr>
        <w:spacing w:before="240" w:after="240"/>
        <w:rPr>
          <w:rFonts w:eastAsia="Calibri" w:cs="Calibri"/>
          <w:color w:val="000000" w:themeColor="text1"/>
          <w:lang w:val="en-CA"/>
        </w:rPr>
      </w:pPr>
      <w:r>
        <w:rPr>
          <w:rFonts w:eastAsia="Calibri" w:cs="Calibri"/>
          <w:color w:val="000000" w:themeColor="text1"/>
          <w:lang w:val="en-CA"/>
        </w:rPr>
        <w:t xml:space="preserve">While there were some design setbacks </w:t>
      </w:r>
      <w:r w:rsidR="00734041">
        <w:rPr>
          <w:rFonts w:eastAsia="Calibri" w:cs="Calibri"/>
          <w:color w:val="000000" w:themeColor="text1"/>
          <w:lang w:val="en-CA"/>
        </w:rPr>
        <w:t>t</w:t>
      </w:r>
      <w:r>
        <w:rPr>
          <w:rFonts w:eastAsia="Calibri" w:cs="Calibri"/>
          <w:color w:val="000000" w:themeColor="text1"/>
          <w:lang w:val="en-CA"/>
        </w:rPr>
        <w:t>hat the tea</w:t>
      </w:r>
      <w:r w:rsidR="00734041">
        <w:rPr>
          <w:rFonts w:eastAsia="Calibri" w:cs="Calibri"/>
          <w:color w:val="000000" w:themeColor="text1"/>
          <w:lang w:val="en-CA"/>
        </w:rPr>
        <w:t>m</w:t>
      </w:r>
      <w:r>
        <w:rPr>
          <w:rFonts w:eastAsia="Calibri" w:cs="Calibri"/>
          <w:color w:val="000000" w:themeColor="text1"/>
          <w:lang w:val="en-CA"/>
        </w:rPr>
        <w:t xml:space="preserve"> had to work through</w:t>
      </w:r>
      <w:r w:rsidR="00734041">
        <w:rPr>
          <w:rFonts w:eastAsia="Calibri" w:cs="Calibri"/>
          <w:color w:val="000000" w:themeColor="text1"/>
          <w:lang w:val="en-CA"/>
        </w:rPr>
        <w:t>,</w:t>
      </w:r>
      <w:r>
        <w:rPr>
          <w:rFonts w:eastAsia="Calibri" w:cs="Calibri"/>
          <w:color w:val="000000" w:themeColor="text1"/>
          <w:lang w:val="en-CA"/>
        </w:rPr>
        <w:t xml:space="preserve"> t</w:t>
      </w:r>
      <w:r w:rsidR="00146198">
        <w:rPr>
          <w:rFonts w:eastAsia="Calibri" w:cs="Calibri"/>
          <w:color w:val="000000" w:themeColor="text1"/>
          <w:lang w:val="en-CA"/>
        </w:rPr>
        <w:t xml:space="preserve">he final </w:t>
      </w:r>
      <w:r w:rsidR="004155E7">
        <w:rPr>
          <w:rFonts w:eastAsia="Calibri" w:cs="Calibri"/>
          <w:color w:val="000000" w:themeColor="text1"/>
          <w:lang w:val="en-CA"/>
        </w:rPr>
        <w:t>robot</w:t>
      </w:r>
      <w:r w:rsidR="00146198">
        <w:rPr>
          <w:rFonts w:eastAsia="Calibri" w:cs="Calibri"/>
          <w:color w:val="000000" w:themeColor="text1"/>
          <w:lang w:val="en-CA"/>
        </w:rPr>
        <w:t xml:space="preserve"> </w:t>
      </w:r>
      <w:r w:rsidR="00D40E86">
        <w:rPr>
          <w:rFonts w:eastAsia="Calibri" w:cs="Calibri"/>
          <w:color w:val="000000" w:themeColor="text1"/>
          <w:lang w:val="en-CA"/>
        </w:rPr>
        <w:t>successfully integrated electrical, mechanical, and software systems</w:t>
      </w:r>
      <w:r w:rsidR="00734041">
        <w:rPr>
          <w:rFonts w:eastAsia="Calibri" w:cs="Calibri"/>
          <w:color w:val="000000" w:themeColor="text1"/>
          <w:lang w:val="en-CA"/>
        </w:rPr>
        <w:t>, and placed 6</w:t>
      </w:r>
      <w:r w:rsidR="00734041" w:rsidRPr="00734041">
        <w:rPr>
          <w:rFonts w:eastAsia="Calibri" w:cs="Calibri"/>
          <w:color w:val="000000" w:themeColor="text1"/>
          <w:vertAlign w:val="superscript"/>
          <w:lang w:val="en-CA"/>
        </w:rPr>
        <w:t>th</w:t>
      </w:r>
      <w:r w:rsidR="00734041">
        <w:rPr>
          <w:rFonts w:eastAsia="Calibri" w:cs="Calibri"/>
          <w:color w:val="000000" w:themeColor="text1"/>
          <w:lang w:val="en-CA"/>
        </w:rPr>
        <w:t xml:space="preserve"> in the competition</w:t>
      </w:r>
      <w:r w:rsidR="00485918">
        <w:rPr>
          <w:rFonts w:eastAsia="Calibri" w:cs="Calibri"/>
          <w:color w:val="000000" w:themeColor="text1"/>
          <w:lang w:val="en-CA"/>
        </w:rPr>
        <w:t>, notably</w:t>
      </w:r>
      <w:r w:rsidR="00734041">
        <w:rPr>
          <w:rFonts w:eastAsia="Calibri" w:cs="Calibri"/>
          <w:color w:val="000000" w:themeColor="text1"/>
          <w:lang w:val="en-CA"/>
        </w:rPr>
        <w:t xml:space="preserve"> </w:t>
      </w:r>
      <w:r w:rsidR="00485918">
        <w:rPr>
          <w:rFonts w:eastAsia="Calibri" w:cs="Calibri"/>
          <w:color w:val="000000" w:themeColor="text1"/>
          <w:lang w:val="en-CA"/>
        </w:rPr>
        <w:t xml:space="preserve">for its fast </w:t>
      </w:r>
      <w:r w:rsidR="005A7F8E">
        <w:rPr>
          <w:rFonts w:eastAsia="Calibri" w:cs="Calibri"/>
          <w:color w:val="000000" w:themeColor="text1"/>
          <w:lang w:val="en-CA"/>
        </w:rPr>
        <w:t xml:space="preserve">completion </w:t>
      </w:r>
      <w:r w:rsidR="00485918">
        <w:rPr>
          <w:rFonts w:eastAsia="Calibri" w:cs="Calibri"/>
          <w:color w:val="000000" w:themeColor="text1"/>
          <w:lang w:val="en-CA"/>
        </w:rPr>
        <w:t>speed</w:t>
      </w:r>
      <w:r w:rsidR="00681183">
        <w:rPr>
          <w:rFonts w:eastAsia="Calibri" w:cs="Calibri"/>
          <w:color w:val="000000" w:themeColor="text1"/>
          <w:lang w:val="en-CA"/>
        </w:rPr>
        <w:t xml:space="preserve"> of </w:t>
      </w:r>
      <w:r w:rsidR="00706BC1">
        <w:rPr>
          <w:rFonts w:eastAsia="Calibri" w:cs="Calibri"/>
          <w:color w:val="000000" w:themeColor="text1"/>
          <w:lang w:val="en-CA"/>
        </w:rPr>
        <w:t>30</w:t>
      </w:r>
      <w:r w:rsidR="00681183">
        <w:rPr>
          <w:rFonts w:eastAsia="Calibri" w:cs="Calibri"/>
          <w:color w:val="000000" w:themeColor="text1"/>
          <w:lang w:val="en-CA"/>
        </w:rPr>
        <w:t xml:space="preserve"> second</w:t>
      </w:r>
      <w:r w:rsidR="00706BC1">
        <w:rPr>
          <w:rFonts w:eastAsia="Calibri" w:cs="Calibri"/>
          <w:color w:val="000000" w:themeColor="text1"/>
          <w:lang w:val="en-CA"/>
        </w:rPr>
        <w:t>s</w:t>
      </w:r>
      <w:r w:rsidR="00502403">
        <w:rPr>
          <w:rFonts w:eastAsia="Calibri" w:cs="Calibri"/>
          <w:color w:val="000000" w:themeColor="text1"/>
          <w:lang w:val="en-CA"/>
        </w:rPr>
        <w:t xml:space="preserve"> on its single successful attempt.</w:t>
      </w:r>
      <w:r w:rsidR="0048628C">
        <w:rPr>
          <w:rFonts w:eastAsia="Calibri" w:cs="Calibri"/>
          <w:color w:val="000000" w:themeColor="text1"/>
          <w:lang w:val="en-CA"/>
        </w:rPr>
        <w:t xml:space="preserve"> E</w:t>
      </w:r>
      <w:r w:rsidR="00ED7A5D">
        <w:rPr>
          <w:rFonts w:eastAsia="Calibri" w:cs="Calibri"/>
          <w:color w:val="000000" w:themeColor="text1"/>
          <w:lang w:val="en-CA"/>
        </w:rPr>
        <w:t xml:space="preserve">ach </w:t>
      </w:r>
      <w:r w:rsidR="0048628C">
        <w:rPr>
          <w:rFonts w:eastAsia="Calibri" w:cs="Calibri"/>
          <w:color w:val="000000" w:themeColor="text1"/>
          <w:lang w:val="en-CA"/>
        </w:rPr>
        <w:t>system was subject</w:t>
      </w:r>
      <w:r w:rsidR="00ED7A5D">
        <w:rPr>
          <w:rFonts w:eastAsia="Calibri" w:cs="Calibri"/>
          <w:color w:val="000000" w:themeColor="text1"/>
          <w:lang w:val="en-CA"/>
        </w:rPr>
        <w:t xml:space="preserve"> </w:t>
      </w:r>
      <w:r w:rsidR="0048628C">
        <w:rPr>
          <w:rFonts w:eastAsia="Calibri" w:cs="Calibri"/>
          <w:color w:val="000000" w:themeColor="text1"/>
          <w:lang w:val="en-CA"/>
        </w:rPr>
        <w:t xml:space="preserve">to </w:t>
      </w:r>
      <w:r w:rsidR="00ED7A5D">
        <w:rPr>
          <w:rFonts w:eastAsia="Calibri" w:cs="Calibri"/>
          <w:color w:val="000000" w:themeColor="text1"/>
          <w:lang w:val="en-CA"/>
        </w:rPr>
        <w:t xml:space="preserve">a </w:t>
      </w:r>
      <w:r w:rsidR="00485918">
        <w:rPr>
          <w:rFonts w:eastAsia="Calibri" w:cs="Calibri"/>
          <w:color w:val="000000" w:themeColor="text1"/>
          <w:lang w:val="en-CA"/>
        </w:rPr>
        <w:t>rigorous</w:t>
      </w:r>
      <w:r w:rsidR="00ED7A5D">
        <w:rPr>
          <w:rFonts w:eastAsia="Calibri" w:cs="Calibri"/>
          <w:color w:val="000000" w:themeColor="text1"/>
          <w:lang w:val="en-CA"/>
        </w:rPr>
        <w:t xml:space="preserve"> design cycle. </w:t>
      </w:r>
      <w:r w:rsidR="00D55961">
        <w:rPr>
          <w:rFonts w:eastAsia="Calibri" w:cs="Calibri"/>
          <w:color w:val="000000" w:themeColor="text1"/>
          <w:lang w:val="en-CA"/>
        </w:rPr>
        <w:t xml:space="preserve">This project allowed the team of 3B Mechatronics Engineering students to </w:t>
      </w:r>
      <w:r w:rsidR="00D66752">
        <w:rPr>
          <w:rFonts w:eastAsia="Calibri" w:cs="Calibri"/>
          <w:color w:val="000000" w:themeColor="text1"/>
          <w:lang w:val="en-CA"/>
        </w:rPr>
        <w:t xml:space="preserve">learn how to </w:t>
      </w:r>
      <w:r w:rsidR="00681183">
        <w:rPr>
          <w:rFonts w:eastAsia="Calibri" w:cs="Calibri"/>
          <w:color w:val="000000" w:themeColor="text1"/>
          <w:lang w:val="en-CA"/>
        </w:rPr>
        <w:t>combine</w:t>
      </w:r>
      <w:r w:rsidR="00B52EEC">
        <w:rPr>
          <w:rFonts w:eastAsia="Calibri" w:cs="Calibri"/>
          <w:color w:val="000000" w:themeColor="text1"/>
          <w:lang w:val="en-CA"/>
        </w:rPr>
        <w:t xml:space="preserve"> </w:t>
      </w:r>
      <w:r w:rsidR="004B429A">
        <w:rPr>
          <w:rFonts w:eastAsia="Calibri" w:cs="Calibri"/>
          <w:color w:val="000000" w:themeColor="text1"/>
          <w:lang w:val="en-CA"/>
        </w:rPr>
        <w:t xml:space="preserve">skills and </w:t>
      </w:r>
      <w:r w:rsidR="00C91190">
        <w:rPr>
          <w:rFonts w:eastAsia="Calibri" w:cs="Calibri"/>
          <w:color w:val="000000" w:themeColor="text1"/>
          <w:lang w:val="en-CA"/>
        </w:rPr>
        <w:t>tool</w:t>
      </w:r>
      <w:r w:rsidR="00485918">
        <w:rPr>
          <w:rFonts w:eastAsia="Calibri" w:cs="Calibri"/>
          <w:color w:val="000000" w:themeColor="text1"/>
          <w:lang w:val="en-CA"/>
        </w:rPr>
        <w:t>s</w:t>
      </w:r>
      <w:r w:rsidR="004B429A">
        <w:rPr>
          <w:rFonts w:eastAsia="Calibri" w:cs="Calibri"/>
          <w:color w:val="000000" w:themeColor="text1"/>
          <w:lang w:val="en-CA"/>
        </w:rPr>
        <w:t xml:space="preserve"> learned in previous courses together </w:t>
      </w:r>
      <w:r w:rsidR="00C91190">
        <w:rPr>
          <w:rFonts w:eastAsia="Calibri" w:cs="Calibri"/>
          <w:color w:val="000000" w:themeColor="text1"/>
          <w:lang w:val="en-CA"/>
        </w:rPr>
        <w:t>into</w:t>
      </w:r>
      <w:r w:rsidR="004B429A">
        <w:rPr>
          <w:rFonts w:eastAsia="Calibri" w:cs="Calibri"/>
          <w:color w:val="000000" w:themeColor="text1"/>
          <w:lang w:val="en-CA"/>
        </w:rPr>
        <w:t xml:space="preserve"> one </w:t>
      </w:r>
      <w:r w:rsidR="00681183">
        <w:rPr>
          <w:rFonts w:eastAsia="Calibri" w:cs="Calibri"/>
          <w:color w:val="000000" w:themeColor="text1"/>
          <w:lang w:val="en-CA"/>
        </w:rPr>
        <w:t>cohesive project.</w:t>
      </w:r>
    </w:p>
    <w:p w14:paraId="1DBA16C2" w14:textId="77777777" w:rsidR="00A87895" w:rsidRDefault="00A87895" w:rsidP="00502403">
      <w:pPr>
        <w:spacing w:before="240" w:after="240"/>
        <w:rPr>
          <w:rFonts w:eastAsia="Calibri" w:cs="Calibri"/>
          <w:color w:val="000000" w:themeColor="text1"/>
          <w:lang w:val="en-CA"/>
        </w:rPr>
      </w:pPr>
    </w:p>
    <w:p w14:paraId="51C4047E" w14:textId="77777777" w:rsidR="00A87895" w:rsidRDefault="00A87895" w:rsidP="00502403">
      <w:pPr>
        <w:spacing w:before="240" w:after="240"/>
        <w:rPr>
          <w:rFonts w:eastAsia="Calibri" w:cs="Calibri"/>
          <w:color w:val="000000" w:themeColor="text1"/>
          <w:lang w:val="en-CA"/>
        </w:rPr>
      </w:pPr>
    </w:p>
    <w:p w14:paraId="0F852004" w14:textId="77777777" w:rsidR="00A87895" w:rsidRDefault="00A87895" w:rsidP="00502403">
      <w:pPr>
        <w:spacing w:before="240" w:after="240"/>
        <w:rPr>
          <w:rFonts w:eastAsia="Calibri" w:cs="Calibri"/>
          <w:color w:val="000000" w:themeColor="text1"/>
          <w:lang w:val="en-CA"/>
        </w:rPr>
      </w:pPr>
    </w:p>
    <w:sdt>
      <w:sdtPr>
        <w:id w:val="-749964096"/>
        <w:docPartObj>
          <w:docPartGallery w:val="Bibliographies"/>
          <w:docPartUnique/>
        </w:docPartObj>
      </w:sdtPr>
      <w:sdtEndPr>
        <w:rPr>
          <w:rFonts w:asciiTheme="minorHAnsi" w:eastAsiaTheme="minorEastAsia" w:hAnsiTheme="minorHAnsi" w:cstheme="minorBidi"/>
          <w:b/>
          <w:bCs/>
          <w:color w:val="auto"/>
          <w:sz w:val="24"/>
          <w:szCs w:val="24"/>
        </w:rPr>
      </w:sdtEndPr>
      <w:sdtContent>
        <w:p w14:paraId="74AC1045" w14:textId="1D2D3067" w:rsidR="00E35513" w:rsidRDefault="00E35513">
          <w:pPr>
            <w:pStyle w:val="Heading1"/>
          </w:pPr>
          <w:r>
            <w:t>Works Cited</w:t>
          </w:r>
        </w:p>
        <w:p w14:paraId="62233958" w14:textId="77777777" w:rsidR="00E35513" w:rsidRDefault="00E3551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4"/>
            <w:gridCol w:w="9126"/>
          </w:tblGrid>
          <w:tr w:rsidR="00E35513" w14:paraId="7E48C1E6" w14:textId="77777777">
            <w:trPr>
              <w:divId w:val="783111254"/>
              <w:tblCellSpacing w:w="15" w:type="dxa"/>
            </w:trPr>
            <w:tc>
              <w:tcPr>
                <w:tcW w:w="50" w:type="pct"/>
                <w:hideMark/>
              </w:tcPr>
              <w:p w14:paraId="753F952B" w14:textId="15185936" w:rsidR="00E35513" w:rsidRDefault="00E35513" w:rsidP="009169B5">
                <w:pPr>
                  <w:pStyle w:val="Bibliography"/>
                  <w:ind w:left="-46" w:right="-1059"/>
                  <w:rPr>
                    <w:noProof/>
                  </w:rPr>
                </w:pPr>
                <w:r>
                  <w:rPr>
                    <w:noProof/>
                  </w:rPr>
                  <w:t xml:space="preserve">[1] </w:t>
                </w:r>
              </w:p>
            </w:tc>
            <w:tc>
              <w:tcPr>
                <w:tcW w:w="0" w:type="auto"/>
                <w:hideMark/>
              </w:tcPr>
              <w:p w14:paraId="234A8E7B" w14:textId="77777777" w:rsidR="00E35513" w:rsidRDefault="00E35513" w:rsidP="009169B5">
                <w:pPr>
                  <w:pStyle w:val="Bibliography"/>
                  <w:ind w:left="305"/>
                  <w:rPr>
                    <w:noProof/>
                  </w:rPr>
                </w:pPr>
                <w:r>
                  <w:rPr>
                    <w:noProof/>
                  </w:rPr>
                  <w:t>OpenCV, 2026. [Online]. Available: https://opencv.org/. [Accessed 16 February 2026].</w:t>
                </w:r>
              </w:p>
            </w:tc>
          </w:tr>
          <w:tr w:rsidR="00E35513" w14:paraId="000496C4" w14:textId="77777777">
            <w:trPr>
              <w:divId w:val="783111254"/>
              <w:tblCellSpacing w:w="15" w:type="dxa"/>
            </w:trPr>
            <w:tc>
              <w:tcPr>
                <w:tcW w:w="50" w:type="pct"/>
                <w:hideMark/>
              </w:tcPr>
              <w:p w14:paraId="48437DC1" w14:textId="77777777" w:rsidR="00E35513" w:rsidRDefault="00E35513" w:rsidP="009169B5">
                <w:pPr>
                  <w:pStyle w:val="Bibliography"/>
                  <w:ind w:left="-46" w:right="-1059"/>
                  <w:rPr>
                    <w:noProof/>
                  </w:rPr>
                </w:pPr>
                <w:r>
                  <w:rPr>
                    <w:noProof/>
                  </w:rPr>
                  <w:t xml:space="preserve">[2] </w:t>
                </w:r>
              </w:p>
            </w:tc>
            <w:tc>
              <w:tcPr>
                <w:tcW w:w="0" w:type="auto"/>
                <w:hideMark/>
              </w:tcPr>
              <w:p w14:paraId="603C2FDA" w14:textId="77777777" w:rsidR="00E35513" w:rsidRDefault="00E35513" w:rsidP="009607D0">
                <w:pPr>
                  <w:pStyle w:val="Bibliography"/>
                  <w:ind w:left="558" w:hanging="95"/>
                  <w:rPr>
                    <w:noProof/>
                  </w:rPr>
                </w:pPr>
                <w:r>
                  <w:rPr>
                    <w:noProof/>
                  </w:rPr>
                  <w:t>Texas Instruments, "AN-1229 SIMPLE SWITCHER® PCB Layout Guidelines," April 2013. [Online]. Available: https://www.ti.com/lit/an/snva054c/snva054c.pdf?ts=1773756522857. [Accessed 06 04 2026].</w:t>
                </w:r>
              </w:p>
            </w:tc>
          </w:tr>
          <w:tr w:rsidR="00E35513" w14:paraId="7064F630" w14:textId="77777777">
            <w:trPr>
              <w:divId w:val="783111254"/>
              <w:tblCellSpacing w:w="15" w:type="dxa"/>
            </w:trPr>
            <w:tc>
              <w:tcPr>
                <w:tcW w:w="50" w:type="pct"/>
                <w:hideMark/>
              </w:tcPr>
              <w:p w14:paraId="4B188524" w14:textId="77777777" w:rsidR="00E35513" w:rsidRDefault="00E35513" w:rsidP="009169B5">
                <w:pPr>
                  <w:pStyle w:val="Bibliography"/>
                  <w:ind w:left="-46" w:right="-1059"/>
                  <w:rPr>
                    <w:noProof/>
                  </w:rPr>
                </w:pPr>
                <w:r>
                  <w:rPr>
                    <w:noProof/>
                  </w:rPr>
                  <w:t xml:space="preserve">[3] </w:t>
                </w:r>
              </w:p>
            </w:tc>
            <w:tc>
              <w:tcPr>
                <w:tcW w:w="0" w:type="auto"/>
                <w:hideMark/>
              </w:tcPr>
              <w:p w14:paraId="06B888CE" w14:textId="77777777" w:rsidR="00E35513" w:rsidRDefault="00E35513" w:rsidP="009169B5">
                <w:pPr>
                  <w:pStyle w:val="Bibliography"/>
                  <w:ind w:left="305"/>
                  <w:rPr>
                    <w:noProof/>
                  </w:rPr>
                </w:pPr>
                <w:r>
                  <w:rPr>
                    <w:noProof/>
                  </w:rPr>
                  <w:t>Texas Instruments, "LM2679 SIMPLE SWITCHER® 5-A Step-Down Voltage Regulator," June 2016. [Online]. Available: https://www.ti.com/lit/ds/symlink/lm2679.pdf?ts=1775531408670&amp;ref_url=https%253A%252F%252Fwww.google.com%252F. [Accessed 06 04 2026].</w:t>
                </w:r>
              </w:p>
            </w:tc>
          </w:tr>
          <w:tr w:rsidR="00E35513" w14:paraId="464243F5" w14:textId="77777777">
            <w:trPr>
              <w:divId w:val="783111254"/>
              <w:tblCellSpacing w:w="15" w:type="dxa"/>
            </w:trPr>
            <w:tc>
              <w:tcPr>
                <w:tcW w:w="50" w:type="pct"/>
                <w:hideMark/>
              </w:tcPr>
              <w:p w14:paraId="6C4587D8" w14:textId="77777777" w:rsidR="00E35513" w:rsidRDefault="00E35513" w:rsidP="009169B5">
                <w:pPr>
                  <w:pStyle w:val="Bibliography"/>
                  <w:ind w:left="-46" w:right="-1059"/>
                  <w:rPr>
                    <w:noProof/>
                  </w:rPr>
                </w:pPr>
                <w:r>
                  <w:rPr>
                    <w:noProof/>
                  </w:rPr>
                  <w:t xml:space="preserve">[4] </w:t>
                </w:r>
              </w:p>
            </w:tc>
            <w:tc>
              <w:tcPr>
                <w:tcW w:w="0" w:type="auto"/>
                <w:hideMark/>
              </w:tcPr>
              <w:p w14:paraId="427965C6" w14:textId="77777777" w:rsidR="00E35513" w:rsidRDefault="00E35513" w:rsidP="009169B5">
                <w:pPr>
                  <w:pStyle w:val="Bibliography"/>
                  <w:ind w:left="305"/>
                  <w:rPr>
                    <w:noProof/>
                  </w:rPr>
                </w:pPr>
                <w:r>
                  <w:rPr>
                    <w:noProof/>
                  </w:rPr>
                  <w:t xml:space="preserve">P. Ghosh, "https://www.protoexpress.com/blog/ipc-2221-circuit-board-design/," Sierra Circuits Proto Express, 30 January 2023. [Online]. </w:t>
                </w:r>
                <w:r w:rsidRPr="00A67551">
                  <w:rPr>
                    <w:lang w:val="fr-CA"/>
                  </w:rPr>
                  <w:t xml:space="preserve">Available: https://www.protoexpress.com/blog/ipc-2221-circuit-board-design/. </w:t>
                </w:r>
                <w:r>
                  <w:rPr>
                    <w:noProof/>
                  </w:rPr>
                  <w:t>[Accessed 06 04 2026].</w:t>
                </w:r>
              </w:p>
            </w:tc>
          </w:tr>
        </w:tbl>
        <w:p w14:paraId="7735DE79" w14:textId="77777777" w:rsidR="00E35513" w:rsidRDefault="00E35513">
          <w:pPr>
            <w:divId w:val="783111254"/>
            <w:rPr>
              <w:rFonts w:eastAsia="Times New Roman"/>
              <w:noProof/>
            </w:rPr>
          </w:pPr>
        </w:p>
        <w:p w14:paraId="03FDEE05" w14:textId="77777777" w:rsidR="00E35513" w:rsidRDefault="00E35513">
          <w:r>
            <w:rPr>
              <w:b/>
              <w:bCs/>
            </w:rPr>
            <w:fldChar w:fldCharType="end"/>
          </w:r>
        </w:p>
      </w:sdtContent>
    </w:sdt>
    <w:p w14:paraId="2770E51B" w14:textId="548C5645" w:rsidR="00A67551" w:rsidRPr="00A67551" w:rsidRDefault="00A67551" w:rsidP="00502403">
      <w:pPr>
        <w:spacing w:before="240" w:after="240"/>
        <w:rPr>
          <w:rFonts w:eastAsia="Calibri" w:cs="Calibri"/>
          <w:color w:val="EE0000"/>
          <w:lang w:val="en-CA"/>
        </w:rPr>
      </w:pPr>
    </w:p>
    <w:p w14:paraId="29E8A32E" w14:textId="0129E750" w:rsidR="00C85EE6" w:rsidRDefault="00C85EE6" w:rsidP="00E35513">
      <w:pPr>
        <w:rPr>
          <w:rFonts w:eastAsiaTheme="majorEastAsia" w:cstheme="majorBidi"/>
          <w:color w:val="0F4761" w:themeColor="accent1" w:themeShade="BF"/>
          <w:sz w:val="40"/>
          <w:szCs w:val="40"/>
          <w:lang w:val="en-CA"/>
        </w:rPr>
      </w:pPr>
      <w:r>
        <w:rPr>
          <w:lang w:val="en-CA"/>
        </w:rPr>
        <w:br w:type="page"/>
      </w:r>
    </w:p>
    <w:p w14:paraId="2DCA5AB6" w14:textId="394BBEEF" w:rsidR="005C2ADC" w:rsidRPr="00677E80" w:rsidRDefault="005C2ADC" w:rsidP="006712E2">
      <w:pPr>
        <w:pStyle w:val="Heading1"/>
        <w:numPr>
          <w:ilvl w:val="0"/>
          <w:numId w:val="21"/>
        </w:numPr>
        <w:tabs>
          <w:tab w:val="left" w:pos="360"/>
        </w:tabs>
        <w:ind w:left="360" w:hanging="360"/>
        <w:rPr>
          <w:lang w:val="en-CA"/>
        </w:rPr>
      </w:pPr>
      <w:r w:rsidRPr="00B83AA5">
        <w:rPr>
          <w:rFonts w:asciiTheme="minorHAnsi" w:hAnsiTheme="minorHAnsi"/>
          <w:lang w:val="en-CA"/>
        </w:rPr>
        <w:t xml:space="preserve">Appendix </w:t>
      </w:r>
    </w:p>
    <w:p w14:paraId="4706C691" w14:textId="77777777" w:rsidR="005C2ADC" w:rsidRPr="004F2972" w:rsidRDefault="005C2ADC" w:rsidP="006712E2">
      <w:pPr>
        <w:pStyle w:val="Heading2"/>
        <w:numPr>
          <w:ilvl w:val="1"/>
          <w:numId w:val="34"/>
        </w:numPr>
        <w:tabs>
          <w:tab w:val="left" w:pos="360"/>
        </w:tabs>
        <w:ind w:left="360" w:hanging="360"/>
        <w:rPr>
          <w:lang w:val="en-CA"/>
        </w:rPr>
      </w:pPr>
      <w:r>
        <w:rPr>
          <w:lang w:val="en-CA"/>
        </w:rPr>
        <w:t>Full Assembly Drawings</w:t>
      </w:r>
    </w:p>
    <w:p w14:paraId="42BDF45F" w14:textId="77777777" w:rsidR="004C5CE7" w:rsidRDefault="004C5CE7" w:rsidP="005C2ADC">
      <w:pPr>
        <w:rPr>
          <w:ins w:id="67" w:author="{9EAE7D30-4C79-4C9B-AA28-FCE40B4067BA}" w:date="2026-04-06T23:22:00Z" w16du:dateUtc="2026-04-07T03:22:00Z"/>
          <w:lang w:val="en-CA"/>
        </w:rPr>
      </w:pPr>
    </w:p>
    <w:p w14:paraId="69FC8955" w14:textId="77777777" w:rsidR="005C2ADC" w:rsidRPr="00B94E49" w:rsidRDefault="005C2ADC" w:rsidP="005C2ADC">
      <w:pPr>
        <w:rPr>
          <w:lang w:val="en-CA"/>
        </w:rPr>
      </w:pPr>
      <w:r>
        <w:rPr>
          <w:lang w:val="en-CA"/>
        </w:rPr>
        <w:t>Below is a screenshot of the full assembly drawings for our design. The full-resolution drawing is attached as the final page of this report.</w:t>
      </w:r>
    </w:p>
    <w:p w14:paraId="182D67DC" w14:textId="77777777" w:rsidR="005C2ADC" w:rsidRDefault="005C2ADC" w:rsidP="005C2ADC">
      <w:pPr>
        <w:pStyle w:val="Caption"/>
        <w:jc w:val="center"/>
      </w:pPr>
      <w:r>
        <w:rPr>
          <w:noProof/>
        </w:rPr>
        <w:drawing>
          <wp:inline distT="0" distB="0" distL="0" distR="0" wp14:anchorId="780BB635" wp14:editId="745A1932">
            <wp:extent cx="5943600" cy="4202430"/>
            <wp:effectExtent l="0" t="0" r="0" b="7620"/>
            <wp:docPr id="9559137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5802"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4202430"/>
                    </a:xfrm>
                    <a:prstGeom prst="rect">
                      <a:avLst/>
                    </a:prstGeom>
                  </pic:spPr>
                </pic:pic>
              </a:graphicData>
            </a:graphic>
          </wp:inline>
        </w:drawing>
      </w:r>
    </w:p>
    <w:p w14:paraId="20F61E91" w14:textId="77777777" w:rsidR="005C2ADC" w:rsidRPr="00FF128D" w:rsidRDefault="005C2ADC" w:rsidP="005C2ADC">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Full CAD robot assembly screenshot</w:t>
      </w:r>
      <w:r>
        <w:rPr>
          <w:lang w:val="en-CA"/>
        </w:rPr>
        <w:br w:type="page"/>
      </w:r>
    </w:p>
    <w:p w14:paraId="1CFF6AA2" w14:textId="77777777" w:rsidR="005C2ADC" w:rsidRDefault="005C2ADC" w:rsidP="005C2ADC">
      <w:pPr>
        <w:rPr>
          <w:lang w:val="en-CA"/>
        </w:rPr>
      </w:pPr>
      <w:r w:rsidRPr="289435A5">
        <w:rPr>
          <w:b/>
          <w:bCs/>
          <w:lang w:val="en-CA"/>
        </w:rPr>
        <w:t>Group 12 Capstone Proposal</w:t>
      </w:r>
    </w:p>
    <w:p w14:paraId="0DAA870C" w14:textId="77777777" w:rsidR="005C2ADC" w:rsidRDefault="005C2ADC" w:rsidP="005C2ADC">
      <w:pPr>
        <w:rPr>
          <w:lang w:val="en-CA"/>
        </w:rPr>
      </w:pPr>
      <w:r>
        <w:rPr>
          <w:lang w:val="en-CA"/>
        </w:rPr>
        <w:t>The following is a brief proposal for a Capstone Project. The proposed group includes Sydney Easton, Owen Grimm, Irina Khan, Shreya Sivakumar, and Matthew Watts.</w:t>
      </w:r>
    </w:p>
    <w:p w14:paraId="620B81B1" w14:textId="77777777" w:rsidR="005C2ADC" w:rsidRDefault="005C2ADC" w:rsidP="005C2ADC">
      <w:pPr>
        <w:rPr>
          <w:lang w:val="en-CA"/>
        </w:rPr>
      </w:pPr>
      <w:r>
        <w:rPr>
          <w:lang w:val="en-CA"/>
        </w:rPr>
        <w:t xml:space="preserve">Our group proposes an avalanche search-and-rescue device to assist in the location of avalanche victims. Over the past 10 years, there have been 108 reported avalanche -related fatalities in Canada [1]. Response time is a critical factor in the outcome of someone buried in an avalanche due to the risks of asphyxiation and hypothermia. Present search and rescue techniques (e.g., Avalanche transceivers or RECCO) require sending rescuers on the ground to search for signals of buried individuals, or helicopters carrying expensive RADAR equipment to scan from above. </w:t>
      </w:r>
    </w:p>
    <w:p w14:paraId="6E7B5530" w14:textId="77777777" w:rsidR="005C2ADC" w:rsidRDefault="005C2ADC" w:rsidP="005C2ADC">
      <w:pPr>
        <w:rPr>
          <w:lang w:val="en-CA"/>
        </w:rPr>
      </w:pPr>
      <w:r>
        <w:rPr>
          <w:lang w:val="en-CA"/>
        </w:rPr>
        <w:t>Our group proposes a supplemental search-and-rescue method to quickly find buried individuals using remote operation, improving the outcomes of buried individuals and reducing the risk to search-and-rescue teams, especially on risky terrain. This system will involve the use of a quad-rotor drone equipped with a variety of sensing equipment, including visible light sensors, infrared sensors, RECCO receivers, and avalanche transponder receivers to allow search and rescue teams to quickly scan large areas for signals of buried individuals. This technique will allow for faster searching of large areas, pinpointing areas of concern that search-and-rescue teams can focus their attention on.</w:t>
      </w:r>
    </w:p>
    <w:p w14:paraId="0C80163D" w14:textId="77777777" w:rsidR="005C2ADC" w:rsidRDefault="005C2ADC" w:rsidP="005C2ADC">
      <w:pPr>
        <w:rPr>
          <w:lang w:val="en-CA"/>
        </w:rPr>
      </w:pPr>
      <w:r>
        <w:rPr>
          <w:lang w:val="en-CA"/>
        </w:rPr>
        <w:t>The quad-rotor drone used will either be an existing commercially available drone or a custom-designed drone, pending design constraints, budget, and workload. It is currently expected that a commercially available quad-rotor drone will be used.</w:t>
      </w:r>
    </w:p>
    <w:p w14:paraId="28E1E91E" w14:textId="77777777" w:rsidR="005C2ADC" w:rsidRDefault="005C2ADC" w:rsidP="005C2ADC">
      <w:pPr>
        <w:rPr>
          <w:lang w:val="en-CA"/>
        </w:rPr>
      </w:pPr>
      <w:r>
        <w:rPr>
          <w:lang w:val="en-CA"/>
        </w:rPr>
        <w:t>Our proposed tasks are as follows:</w:t>
      </w:r>
    </w:p>
    <w:p w14:paraId="7DB8FE42" w14:textId="77777777" w:rsidR="005C2ADC" w:rsidRDefault="005C2ADC" w:rsidP="005C2ADC">
      <w:pPr>
        <w:rPr>
          <w:lang w:val="en-CA"/>
        </w:rPr>
      </w:pPr>
      <w:r>
        <w:rPr>
          <w:lang w:val="en-CA"/>
        </w:rPr>
        <w:t>Sydney Easton: Sensor fusion and buried person detection algorithms</w:t>
      </w:r>
    </w:p>
    <w:p w14:paraId="3CFF2C6D" w14:textId="77777777" w:rsidR="005C2ADC" w:rsidRDefault="005C2ADC" w:rsidP="005C2ADC">
      <w:pPr>
        <w:rPr>
          <w:lang w:val="en-CA"/>
        </w:rPr>
      </w:pPr>
      <w:r>
        <w:rPr>
          <w:lang w:val="en-CA"/>
        </w:rPr>
        <w:t xml:space="preserve">Owen Grimm: Sensor selection, mechanical integration, environmental verification </w:t>
      </w:r>
    </w:p>
    <w:p w14:paraId="24583494" w14:textId="7B0CBA96" w:rsidR="005C2ADC" w:rsidRDefault="005C2ADC" w:rsidP="005C2ADC">
      <w:pPr>
        <w:rPr>
          <w:lang w:val="en-CA"/>
        </w:rPr>
      </w:pPr>
      <w:r>
        <w:rPr>
          <w:lang w:val="en-CA"/>
        </w:rPr>
        <w:t>Irina Khan: Drone path planning, anti-collision fail-safes, ground avoidanc</w:t>
      </w:r>
      <w:r w:rsidR="003A3272">
        <w:rPr>
          <w:lang w:val="en-CA"/>
        </w:rPr>
        <w:t>e</w:t>
      </w:r>
    </w:p>
    <w:p w14:paraId="66E5E994" w14:textId="77777777" w:rsidR="005C2ADC" w:rsidRDefault="005C2ADC" w:rsidP="005C2ADC">
      <w:pPr>
        <w:rPr>
          <w:lang w:val="en-CA"/>
        </w:rPr>
      </w:pPr>
      <w:r>
        <w:rPr>
          <w:lang w:val="en-CA"/>
        </w:rPr>
        <w:t>Shreya Sivakumar: Drone communication, teleoperation</w:t>
      </w:r>
    </w:p>
    <w:p w14:paraId="1D3ECE7A" w14:textId="77777777" w:rsidR="005C2ADC" w:rsidRDefault="005C2ADC" w:rsidP="005C2ADC">
      <w:pPr>
        <w:rPr>
          <w:lang w:val="en-CA"/>
        </w:rPr>
      </w:pPr>
      <w:r>
        <w:rPr>
          <w:lang w:val="en-CA"/>
        </w:rPr>
        <w:t>Matthew Watts: Power distribution, sensor communication, associated electrical design</w:t>
      </w:r>
    </w:p>
    <w:p w14:paraId="0D83CD87" w14:textId="77777777" w:rsidR="005C2ADC" w:rsidRDefault="005C2ADC" w:rsidP="005C2ADC">
      <w:pPr>
        <w:rPr>
          <w:lang w:val="en-CA"/>
        </w:rPr>
      </w:pPr>
      <w:r>
        <w:rPr>
          <w:lang w:val="en-CA"/>
        </w:rPr>
        <w:t>One major obstacle that may need to be considered is the licensing required to fly large drones. Preliminary investigation will be done to see what size of drone would be appropriate and what licensing would be required by a group member to pilot the drone.</w:t>
      </w:r>
    </w:p>
    <w:p w14:paraId="14707828" w14:textId="77777777" w:rsidR="005C2ADC" w:rsidRDefault="005C2ADC" w:rsidP="005C2ADC">
      <w:pPr>
        <w:rPr>
          <w:lang w:val="en-CA"/>
        </w:rPr>
      </w:pPr>
      <w:r w:rsidRPr="38C92CA9">
        <w:rPr>
          <w:lang w:val="en-CA"/>
        </w:rPr>
        <w:t>Reference</w:t>
      </w:r>
    </w:p>
    <w:p w14:paraId="39BE4E47" w14:textId="77777777" w:rsidR="005C2ADC" w:rsidRDefault="005C2ADC" w:rsidP="005C2ADC">
      <w:pPr>
        <w:rPr>
          <w:lang w:val="en-CA"/>
        </w:rPr>
        <w:sectPr w:rsidR="005C2ADC" w:rsidSect="005C2ADC">
          <w:pgSz w:w="12240" w:h="15840"/>
          <w:pgMar w:top="1440" w:right="1440" w:bottom="1440" w:left="1440" w:header="720" w:footer="720" w:gutter="0"/>
          <w:pgNumType w:start="1"/>
          <w:cols w:space="720"/>
          <w:docGrid w:linePitch="360"/>
        </w:sectPr>
      </w:pPr>
      <w:r w:rsidRPr="38C92CA9">
        <w:rPr>
          <w:lang w:val="en-CA"/>
        </w:rPr>
        <w:t>[1]</w:t>
      </w:r>
      <w:r>
        <w:rPr>
          <w:lang w:val="en-CA"/>
        </w:rPr>
        <w:tab/>
      </w:r>
      <w:r w:rsidRPr="38C92CA9">
        <w:rPr>
          <w:lang w:val="en-CA"/>
        </w:rPr>
        <w:t xml:space="preserve"> </w:t>
      </w:r>
      <w:hyperlink r:id="rId33">
        <w:r w:rsidRPr="38C92CA9">
          <w:rPr>
            <w:rStyle w:val="Hyperlink"/>
            <w:lang w:val="en-CA"/>
          </w:rPr>
          <w:t>https://incidents.avalanche.ca/statistics</w:t>
        </w:r>
      </w:hyperlink>
    </w:p>
    <w:p w14:paraId="54CDD907" w14:textId="77777777" w:rsidR="005C2ADC" w:rsidRPr="00B9131B" w:rsidRDefault="005C2ADC" w:rsidP="005C2ADC">
      <w:pPr>
        <w:pStyle w:val="Heading1"/>
        <w:rPr>
          <w:rFonts w:asciiTheme="minorHAnsi" w:hAnsiTheme="minorHAnsi"/>
        </w:rPr>
      </w:pPr>
      <w:r>
        <w:rPr>
          <w:noProof/>
        </w:rPr>
        <w:drawing>
          <wp:anchor distT="0" distB="0" distL="114300" distR="114300" simplePos="0" relativeHeight="251658243" behindDoc="0" locked="0" layoutInCell="1" allowOverlap="1" wp14:anchorId="3F857C70" wp14:editId="7F03B677">
            <wp:simplePos x="0" y="0"/>
            <wp:positionH relativeFrom="page">
              <wp:align>center</wp:align>
            </wp:positionH>
            <wp:positionV relativeFrom="page">
              <wp:align>center</wp:align>
            </wp:positionV>
            <wp:extent cx="10671048" cy="7543800"/>
            <wp:effectExtent l="0" t="0" r="0" b="0"/>
            <wp:wrapSquare wrapText="bothSides"/>
            <wp:docPr id="8381499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00024"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10671048" cy="7543800"/>
                    </a:xfrm>
                    <a:prstGeom prst="rect">
                      <a:avLst/>
                    </a:prstGeom>
                  </pic:spPr>
                </pic:pic>
              </a:graphicData>
            </a:graphic>
            <wp14:sizeRelH relativeFrom="margin">
              <wp14:pctWidth>0</wp14:pctWidth>
            </wp14:sizeRelH>
          </wp:anchor>
        </w:drawing>
      </w:r>
    </w:p>
    <w:p w14:paraId="2E9B8283" w14:textId="5D11C758" w:rsidR="00D12978" w:rsidRDefault="00D12978">
      <w:pPr>
        <w:rPr>
          <w:rFonts w:eastAsiaTheme="majorEastAsia" w:cstheme="majorBidi"/>
          <w:color w:val="0F4761" w:themeColor="accent1" w:themeShade="BF"/>
          <w:sz w:val="40"/>
          <w:szCs w:val="40"/>
          <w:lang w:val="en-CA"/>
        </w:rPr>
      </w:pPr>
    </w:p>
    <w:sdt>
      <w:sdtPr>
        <w:id w:val="-610588681"/>
        <w:docPartObj>
          <w:docPartGallery w:val="Bibliographies"/>
          <w:docPartUnique/>
        </w:docPartObj>
      </w:sdtPr>
      <w:sdtEndPr>
        <w:rPr>
          <w:b/>
          <w:bCs/>
        </w:rPr>
      </w:sdtEndPr>
      <w:sdtContent>
        <w:p w14:paraId="6637A75A" w14:textId="77777777" w:rsidR="009A7C14" w:rsidRDefault="00A84DA5">
          <w:pPr>
            <w:rPr>
              <w:noProof/>
            </w:rPr>
          </w:pPr>
          <w:r>
            <w:t>Works Cited</w:t>
          </w: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tr w:rsidR="00000000" w14:paraId="05DB5A1E" w14:textId="77777777">
            <w:trPr>
              <w:divId w:val="185682396"/>
              <w:tblCellSpacing w:w="15" w:type="dxa"/>
            </w:trPr>
            <w:tc>
              <w:tcPr>
                <w:tcW w:w="50" w:type="pct"/>
                <w:gridSpan w:val="0"/>
                <w:hideMark/>
              </w:tcPr>
              <w:p w14:paraId="184771E2" w14:textId="0A57D29E" w:rsidR="00B54ADF" w:rsidRDefault="00B54ADF">
                <w:pPr>
                  <w:pStyle w:val="Bibliography"/>
                  <w:rPr>
                    <w:noProof/>
                  </w:rPr>
                </w:pPr>
                <w:r>
                  <w:rPr>
                    <w:noProof/>
                  </w:rPr>
                  <w:t xml:space="preserve">[1] </w:t>
                </w:r>
              </w:p>
            </w:tc>
            <w:tc>
              <w:tcPr>
                <w:tcW w:w="0" w:type="auto"/>
                <w:gridSpan w:val="0"/>
                <w:hideMark/>
              </w:tcPr>
              <w:p w14:paraId="07E8B7AF" w14:textId="77777777" w:rsidR="00B54ADF" w:rsidRDefault="00B54ADF">
                <w:pPr>
                  <w:pStyle w:val="Bibliography"/>
                  <w:rPr>
                    <w:noProof/>
                  </w:rPr>
                </w:pPr>
                <w:r>
                  <w:rPr>
                    <w:noProof/>
                  </w:rPr>
                  <w:t>OpenCV, 2026. [Online]. Available: https://opencv.org/. [Accessed 16 February 2026].</w:t>
                </w:r>
              </w:p>
            </w:tc>
          </w:tr>
          <w:tr w:rsidR="00000000" w14:paraId="56052623" w14:textId="77777777">
            <w:trPr>
              <w:divId w:val="185682396"/>
              <w:tblCellSpacing w:w="15" w:type="dxa"/>
            </w:trPr>
            <w:tc>
              <w:tcPr>
                <w:tcW w:w="50" w:type="pct"/>
                <w:gridSpan w:val="0"/>
                <w:hideMark/>
              </w:tcPr>
              <w:p w14:paraId="4B1CE473" w14:textId="77777777" w:rsidR="00B54ADF" w:rsidRDefault="00B54ADF">
                <w:pPr>
                  <w:pStyle w:val="Bibliography"/>
                  <w:rPr>
                    <w:noProof/>
                  </w:rPr>
                </w:pPr>
                <w:r>
                  <w:rPr>
                    <w:noProof/>
                  </w:rPr>
                  <w:t xml:space="preserve">[2] </w:t>
                </w:r>
              </w:p>
            </w:tc>
            <w:tc>
              <w:tcPr>
                <w:tcW w:w="0" w:type="auto"/>
                <w:gridSpan w:val="0"/>
                <w:hideMark/>
              </w:tcPr>
              <w:p w14:paraId="2E74E86B" w14:textId="77777777" w:rsidR="00B54ADF" w:rsidRDefault="00B54ADF">
                <w:pPr>
                  <w:pStyle w:val="Bibliography"/>
                  <w:rPr>
                    <w:noProof/>
                  </w:rPr>
                </w:pPr>
                <w:r>
                  <w:rPr>
                    <w:noProof/>
                  </w:rPr>
                  <w:t>Texas Instruments, "AN-1229 SIMPLE SWITCHER® PCB Layout Guidelines," April 2013. [Online]. Available: https://www.ti.com/lit/an/snva054c/snva054c.pdf?ts=1773756522857. [Accessed 06 04 2026].</w:t>
                </w:r>
              </w:p>
            </w:tc>
          </w:tr>
          <w:tr w:rsidR="00000000" w14:paraId="007824CA" w14:textId="77777777">
            <w:trPr>
              <w:divId w:val="185682396"/>
              <w:tblCellSpacing w:w="15" w:type="dxa"/>
            </w:trPr>
            <w:tc>
              <w:tcPr>
                <w:tcW w:w="50" w:type="pct"/>
                <w:gridSpan w:val="0"/>
                <w:hideMark/>
              </w:tcPr>
              <w:p w14:paraId="1E9501AE" w14:textId="77777777" w:rsidR="00B54ADF" w:rsidRDefault="00B54ADF">
                <w:pPr>
                  <w:pStyle w:val="Bibliography"/>
                  <w:rPr>
                    <w:noProof/>
                  </w:rPr>
                </w:pPr>
                <w:r>
                  <w:rPr>
                    <w:noProof/>
                  </w:rPr>
                  <w:t xml:space="preserve">[3] </w:t>
                </w:r>
              </w:p>
            </w:tc>
            <w:tc>
              <w:tcPr>
                <w:tcW w:w="0" w:type="auto"/>
                <w:gridSpan w:val="0"/>
                <w:hideMark/>
              </w:tcPr>
              <w:p w14:paraId="556E3871" w14:textId="77777777" w:rsidR="00B54ADF" w:rsidRDefault="00B54ADF">
                <w:pPr>
                  <w:pStyle w:val="Bibliography"/>
                  <w:rPr>
                    <w:noProof/>
                  </w:rPr>
                </w:pPr>
                <w:r>
                  <w:rPr>
                    <w:noProof/>
                  </w:rPr>
                  <w:t>Texas Instruments, "LM2679 SIMPLE SWITCHER® 5-A Step-Down Voltage Regulator," June 2016. [Online]. Available: https://www.ti.com/lit/ds/symlink/lm2679.pdf?ts=1775531408670&amp;ref_url=https%253A%252F%252Fwww.google.com%252F. [Accessed 06 04 2026].</w:t>
                </w:r>
              </w:p>
            </w:tc>
          </w:tr>
          <w:tr w:rsidR="00000000" w14:paraId="29A4561A" w14:textId="77777777">
            <w:trPr>
              <w:divId w:val="185682396"/>
              <w:tblCellSpacing w:w="15" w:type="dxa"/>
            </w:trPr>
            <w:tc>
              <w:tcPr>
                <w:tcW w:w="50" w:type="pct"/>
                <w:gridSpan w:val="0"/>
                <w:hideMark/>
              </w:tcPr>
              <w:p w14:paraId="1C2815C7" w14:textId="77777777" w:rsidR="00B54ADF" w:rsidRDefault="00B54ADF">
                <w:pPr>
                  <w:pStyle w:val="Bibliography"/>
                  <w:rPr>
                    <w:noProof/>
                  </w:rPr>
                </w:pPr>
                <w:r>
                  <w:rPr>
                    <w:noProof/>
                  </w:rPr>
                  <w:t xml:space="preserve">[4] </w:t>
                </w:r>
              </w:p>
            </w:tc>
            <w:tc>
              <w:tcPr>
                <w:tcW w:w="0" w:type="auto"/>
                <w:gridSpan w:val="0"/>
                <w:hideMark/>
              </w:tcPr>
              <w:p w14:paraId="48D83634" w14:textId="77777777" w:rsidR="00B54ADF" w:rsidRDefault="00B54ADF">
                <w:pPr>
                  <w:pStyle w:val="Bibliography"/>
                  <w:rPr>
                    <w:noProof/>
                  </w:rPr>
                </w:pPr>
                <w:r>
                  <w:rPr>
                    <w:noProof/>
                  </w:rPr>
                  <w:t xml:space="preserve">P. Ghosh, "https://www.protoexpress.com/blog/ipc-2221-circuit-board-design/," Sierra Circuits Proto Express, 30 January 2023. [Online]. </w:t>
                </w:r>
                <w:r w:rsidRPr="007C11E1">
                  <w:rPr>
                    <w:lang w:val="fr-CA"/>
                  </w:rPr>
                  <w:t xml:space="preserve">Available: https://www.protoexpress.com/blog/ipc-2221-circuit-board-design/. </w:t>
                </w:r>
                <w:r>
                  <w:rPr>
                    <w:noProof/>
                  </w:rPr>
                  <w:t>[Accessed 06 04 2026].</w:t>
                </w:r>
              </w:p>
            </w:tc>
          </w:tr>
        </w:tbl>
        <w:p w14:paraId="2087E037" w14:textId="77777777" w:rsidR="009A7C14" w:rsidRDefault="009A7C14">
          <w:pPr>
            <w:divId w:val="213352150"/>
            <w:rPr>
              <w:rFonts w:eastAsia="Times New Roman"/>
              <w:noProof/>
            </w:rPr>
          </w:pPr>
        </w:p>
        <w:p w14:paraId="21CCFD35" w14:textId="2A796522" w:rsidR="00A84DA5" w:rsidRDefault="00A84DA5">
          <w:r>
            <w:rPr>
              <w:b/>
              <w:bCs/>
            </w:rPr>
            <w:fldChar w:fldCharType="end"/>
          </w:r>
        </w:p>
      </w:sdtContent>
    </w:sdt>
    <w:p w14:paraId="64E20376" w14:textId="77777777" w:rsidR="00A84DA5" w:rsidRDefault="00A84DA5"/>
    <w:p w14:paraId="5D4BD553" w14:textId="31C16F92" w:rsidR="009B0CAC" w:rsidRPr="00A3176C" w:rsidRDefault="004D28D3">
      <w:pPr>
        <w:rPr>
          <w:highlight w:val="yellow"/>
        </w:rPr>
      </w:pPr>
      <w:r w:rsidRPr="00A3176C">
        <w:rPr>
          <w:highlight w:val="yellow"/>
        </w:rPr>
        <w:t xml:space="preserve">Im just going to throw things below it for now -mw </w:t>
      </w:r>
    </w:p>
    <w:p w14:paraId="70462E2E" w14:textId="7E4D5AD4" w:rsidR="000220EE" w:rsidRDefault="000220EE">
      <w:r w:rsidRPr="00A3176C">
        <w:rPr>
          <w:highlight w:val="yellow"/>
        </w:rPr>
        <w:t xml:space="preserve">So if you go in to where you need the reference to be in </w:t>
      </w:r>
      <w:r w:rsidR="00F339AD" w:rsidRPr="00A3176C">
        <w:rPr>
          <w:highlight w:val="yellow"/>
        </w:rPr>
        <w:t>the</w:t>
      </w:r>
      <w:r w:rsidRPr="00A3176C">
        <w:rPr>
          <w:highlight w:val="yellow"/>
        </w:rPr>
        <w:t xml:space="preserve"> text, go to the references tab in the tool bar, click insert citation (make sure you have it set to IEEE in the drop down to the right of the insert button) and then fill in the info. It will </w:t>
      </w:r>
      <w:r w:rsidR="00731D1F" w:rsidRPr="00A3176C">
        <w:rPr>
          <w:highlight w:val="yellow"/>
        </w:rPr>
        <w:t xml:space="preserve">auto populate the </w:t>
      </w:r>
      <w:r w:rsidR="00E50C42" w:rsidRPr="00A3176C">
        <w:rPr>
          <w:highlight w:val="yellow"/>
        </w:rPr>
        <w:t>works cited</w:t>
      </w:r>
      <w:r w:rsidR="00E50C42">
        <w:t xml:space="preserve"> </w:t>
      </w:r>
    </w:p>
    <w:p w14:paraId="6BA97297" w14:textId="17A2432A" w:rsidR="000220EE" w:rsidRDefault="00B83AA5">
      <w:pPr>
        <w:rPr>
          <w:lang w:val="en-CA"/>
        </w:rPr>
      </w:pPr>
      <w:r>
        <w:rPr>
          <w:lang w:val="en-CA"/>
        </w:rPr>
        <w:br w:type="page"/>
      </w:r>
    </w:p>
    <w:p w14:paraId="32939C67" w14:textId="77777777" w:rsidR="00677E80" w:rsidRPr="00677E80" w:rsidRDefault="00B83AA5" w:rsidP="00B83AA5">
      <w:pPr>
        <w:pStyle w:val="Heading1"/>
        <w:numPr>
          <w:ilvl w:val="0"/>
          <w:numId w:val="21"/>
        </w:numPr>
        <w:rPr>
          <w:lang w:val="en-CA"/>
        </w:rPr>
      </w:pPr>
      <w:bookmarkStart w:id="68" w:name="_Toc226408609"/>
      <w:r w:rsidRPr="00B83AA5">
        <w:rPr>
          <w:rFonts w:asciiTheme="minorHAnsi" w:hAnsiTheme="minorHAnsi"/>
          <w:lang w:val="en-CA"/>
        </w:rPr>
        <w:t>Appendix</w:t>
      </w:r>
      <w:bookmarkEnd w:id="68"/>
      <w:r w:rsidRPr="00B83AA5">
        <w:rPr>
          <w:rFonts w:asciiTheme="minorHAnsi" w:hAnsiTheme="minorHAnsi"/>
          <w:lang w:val="en-CA"/>
        </w:rPr>
        <w:t xml:space="preserve"> </w:t>
      </w:r>
    </w:p>
    <w:p w14:paraId="3994217A" w14:textId="78F6AE6C" w:rsidR="00FF128D" w:rsidRPr="004F2972" w:rsidRDefault="00677E80" w:rsidP="004E45AD">
      <w:pPr>
        <w:pStyle w:val="Heading2"/>
        <w:numPr>
          <w:ilvl w:val="1"/>
          <w:numId w:val="34"/>
        </w:numPr>
        <w:rPr>
          <w:lang w:val="en-CA"/>
        </w:rPr>
      </w:pPr>
      <w:bookmarkStart w:id="69" w:name="_Ref226402312"/>
      <w:bookmarkStart w:id="70" w:name="_Toc226408610"/>
      <w:r>
        <w:rPr>
          <w:lang w:val="en-CA"/>
        </w:rPr>
        <w:t>Full Ass</w:t>
      </w:r>
      <w:r w:rsidR="00CE4AFD">
        <w:rPr>
          <w:lang w:val="en-CA"/>
        </w:rPr>
        <w:t>embly Drawings</w:t>
      </w:r>
      <w:bookmarkEnd w:id="69"/>
      <w:bookmarkEnd w:id="70"/>
    </w:p>
    <w:p w14:paraId="4A4CC101" w14:textId="2253DA71" w:rsidR="00B94E49" w:rsidRPr="00B94E49" w:rsidRDefault="00B94E49" w:rsidP="00B94E49">
      <w:pPr>
        <w:rPr>
          <w:lang w:val="en-CA"/>
        </w:rPr>
      </w:pPr>
      <w:r>
        <w:rPr>
          <w:lang w:val="en-CA"/>
        </w:rPr>
        <w:t xml:space="preserve">Below is a screenshot of the full assembly drawings for our design. The full-resolution drawing is attached </w:t>
      </w:r>
      <w:r w:rsidR="00802796">
        <w:rPr>
          <w:lang w:val="en-CA"/>
        </w:rPr>
        <w:t>as the final page</w:t>
      </w:r>
      <w:r>
        <w:rPr>
          <w:lang w:val="en-CA"/>
        </w:rPr>
        <w:t xml:space="preserve"> of this report.</w:t>
      </w:r>
    </w:p>
    <w:p w14:paraId="340FC8D9" w14:textId="10289A0A" w:rsidR="00B94E49" w:rsidRDefault="002758FC" w:rsidP="00FF128D">
      <w:pPr>
        <w:pStyle w:val="Caption"/>
        <w:jc w:val="center"/>
      </w:pPr>
      <w:bookmarkStart w:id="71" w:name="_Toc226408242"/>
      <w:r>
        <w:rPr>
          <w:noProof/>
        </w:rPr>
        <w:drawing>
          <wp:inline distT="0" distB="0" distL="0" distR="0" wp14:anchorId="40029D69" wp14:editId="7D45D735">
            <wp:extent cx="5943600" cy="4202430"/>
            <wp:effectExtent l="0" t="0" r="0" b="7620"/>
            <wp:docPr id="21471958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5802"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4202430"/>
                    </a:xfrm>
                    <a:prstGeom prst="rect">
                      <a:avLst/>
                    </a:prstGeom>
                  </pic:spPr>
                </pic:pic>
              </a:graphicData>
            </a:graphic>
          </wp:inline>
        </w:drawing>
      </w:r>
    </w:p>
    <w:p w14:paraId="424F5AA4" w14:textId="2A8E66F0" w:rsidR="00E04799" w:rsidRPr="00FF128D" w:rsidRDefault="00FF128D" w:rsidP="00FF128D">
      <w:pPr>
        <w:pStyle w:val="Caption"/>
        <w:jc w:val="center"/>
      </w:pPr>
      <w:r>
        <w:t xml:space="preserve">Figure </w:t>
      </w:r>
      <w:r>
        <w:fldChar w:fldCharType="begin"/>
      </w:r>
      <w:r>
        <w:instrText xml:space="preserve"> SEQ Figure \* ARABIC </w:instrText>
      </w:r>
      <w:r>
        <w:fldChar w:fldCharType="separate"/>
      </w:r>
      <w:r w:rsidR="009A7C14">
        <w:rPr>
          <w:noProof/>
        </w:rPr>
        <w:t>13</w:t>
      </w:r>
      <w:r>
        <w:fldChar w:fldCharType="end"/>
      </w:r>
      <w:r>
        <w:t>: Full CAD robot assembly</w:t>
      </w:r>
      <w:bookmarkEnd w:id="71"/>
      <w:r w:rsidR="00B94E49">
        <w:t xml:space="preserve"> screenshot</w:t>
      </w:r>
      <w:r w:rsidR="00E04799">
        <w:rPr>
          <w:lang w:val="en-CA"/>
        </w:rPr>
        <w:br w:type="page"/>
      </w:r>
    </w:p>
    <w:p w14:paraId="23F9A26C" w14:textId="3B014B3C" w:rsidR="73819105" w:rsidRDefault="5ADC0662" w:rsidP="73819105">
      <w:pPr>
        <w:rPr>
          <w:lang w:val="en-CA"/>
        </w:rPr>
      </w:pPr>
      <w:r w:rsidRPr="289435A5">
        <w:rPr>
          <w:b/>
          <w:bCs/>
          <w:lang w:val="en-CA"/>
        </w:rPr>
        <w:t>Group 12 Capstone Proposal</w:t>
      </w:r>
    </w:p>
    <w:p w14:paraId="7501F276" w14:textId="0D86F344" w:rsidR="00E04799" w:rsidRDefault="00E04799" w:rsidP="00E04799">
      <w:pPr>
        <w:rPr>
          <w:lang w:val="en-CA"/>
        </w:rPr>
      </w:pPr>
      <w:r>
        <w:rPr>
          <w:lang w:val="en-CA"/>
        </w:rPr>
        <w:t>The following is a brief proposal for a Capstone Project. The proposed group includes Sydney Easton, Owen Grimm, Irina Khan, Shreya Sivakumar, and Matthew Watts.</w:t>
      </w:r>
    </w:p>
    <w:p w14:paraId="5E3526BC" w14:textId="0FFD667D" w:rsidR="00E04799" w:rsidRDefault="00E04799" w:rsidP="00E04799">
      <w:pPr>
        <w:rPr>
          <w:lang w:val="en-CA"/>
        </w:rPr>
      </w:pPr>
      <w:r>
        <w:rPr>
          <w:lang w:val="en-CA"/>
        </w:rPr>
        <w:t xml:space="preserve">Our group proposes an avalanche search-and-rescue device to assist in the location of avalanche victims. Over the past 10 years, there have been 108 reported avalanche -related fatalities in Canada [1]. Response time is a critical factor in the outcome of someone buried in an avalanche due to the risks of asphyxiation and hypothermia. Present search and rescue techniques (e.g., Avalanche transceivers or RECCO) require sending rescuers on the ground to search for signals of buried individuals, or helicopters carrying expensive RADAR equipment to scan from above. </w:t>
      </w:r>
    </w:p>
    <w:p w14:paraId="209D1DC2" w14:textId="08676CBC" w:rsidR="00E04799" w:rsidRDefault="00E04799" w:rsidP="00E04799">
      <w:pPr>
        <w:rPr>
          <w:lang w:val="en-CA"/>
        </w:rPr>
      </w:pPr>
      <w:r>
        <w:rPr>
          <w:lang w:val="en-CA"/>
        </w:rPr>
        <w:t>Our group proposes a supplemental search-and-rescue method to quickly find buried individuals using remote operation, improving the outcomes of buried individuals and reducing the risk to search-and-rescue teams, especially on risky terrain. This system will involve the use of a quad-rotor drone equipped with a variety of sensing equipment, including visible light sensors, infrared sensors, RECCO receivers, and avalanche transponder receivers to allow search and rescue teams to quickly scan large areas for signals of buried individuals. This technique will allow for faster searching of large areas, pinpointing areas of concern that search-and-rescue teams can focus their attention on.</w:t>
      </w:r>
    </w:p>
    <w:p w14:paraId="6A778BC4" w14:textId="2BE4F99D" w:rsidR="00E04799" w:rsidRDefault="00E04799" w:rsidP="00E04799">
      <w:pPr>
        <w:rPr>
          <w:lang w:val="en-CA"/>
        </w:rPr>
      </w:pPr>
      <w:r>
        <w:rPr>
          <w:lang w:val="en-CA"/>
        </w:rPr>
        <w:t xml:space="preserve">The quad-rotor drone used will either be an existing commercially available drone or a custom-designed drone, pending design constraints, budget, and workload. It is currently expected that a </w:t>
      </w:r>
      <w:r w:rsidR="00CC1DF5">
        <w:rPr>
          <w:lang w:val="en-CA"/>
        </w:rPr>
        <w:t>commercially</w:t>
      </w:r>
      <w:r>
        <w:rPr>
          <w:lang w:val="en-CA"/>
        </w:rPr>
        <w:t xml:space="preserve"> available quad-rotor drone will be used.</w:t>
      </w:r>
    </w:p>
    <w:p w14:paraId="4F9ACA09" w14:textId="1B482E56" w:rsidR="00E04799" w:rsidRDefault="00E04799" w:rsidP="00E04799">
      <w:pPr>
        <w:rPr>
          <w:lang w:val="en-CA"/>
        </w:rPr>
      </w:pPr>
      <w:r>
        <w:rPr>
          <w:lang w:val="en-CA"/>
        </w:rPr>
        <w:t>Our proposed tasks are as follows:</w:t>
      </w:r>
    </w:p>
    <w:p w14:paraId="06E696D3" w14:textId="6BA859D6" w:rsidR="00E04799" w:rsidRDefault="00E04799" w:rsidP="00E04799">
      <w:pPr>
        <w:rPr>
          <w:lang w:val="en-CA"/>
        </w:rPr>
      </w:pPr>
      <w:r>
        <w:rPr>
          <w:lang w:val="en-CA"/>
        </w:rPr>
        <w:t>Sydney Easton: Sensor fusion and buried person detection algorithms</w:t>
      </w:r>
    </w:p>
    <w:p w14:paraId="1FAB8757" w14:textId="02DB2DAF" w:rsidR="00E04799" w:rsidRDefault="00E04799" w:rsidP="00E04799">
      <w:pPr>
        <w:rPr>
          <w:lang w:val="en-CA"/>
        </w:rPr>
      </w:pPr>
      <w:r>
        <w:rPr>
          <w:lang w:val="en-CA"/>
        </w:rPr>
        <w:t xml:space="preserve">Owen Grimm: Sensor selection, mechanical integration, environmental verification </w:t>
      </w:r>
    </w:p>
    <w:p w14:paraId="03CEC5C1" w14:textId="1A11FC2D" w:rsidR="00E04799" w:rsidRDefault="00E04799" w:rsidP="00E04799">
      <w:pPr>
        <w:rPr>
          <w:lang w:val="en-CA"/>
        </w:rPr>
      </w:pPr>
      <w:r>
        <w:rPr>
          <w:lang w:val="en-CA"/>
        </w:rPr>
        <w:t>Irina Khan: Drone path planning, anti-collision fail-safes, ground avoidanc</w:t>
      </w:r>
    </w:p>
    <w:p w14:paraId="47B6F63E" w14:textId="3990B3B3" w:rsidR="00E04799" w:rsidRDefault="00E04799" w:rsidP="00E04799">
      <w:pPr>
        <w:rPr>
          <w:lang w:val="en-CA"/>
        </w:rPr>
      </w:pPr>
      <w:r>
        <w:rPr>
          <w:lang w:val="en-CA"/>
        </w:rPr>
        <w:t>Shreya Sivakumar: Drone communication, teleoperation</w:t>
      </w:r>
    </w:p>
    <w:p w14:paraId="2683E9D0" w14:textId="6C6EDC97" w:rsidR="00E04799" w:rsidRDefault="00E04799" w:rsidP="00E04799">
      <w:pPr>
        <w:rPr>
          <w:lang w:val="en-CA"/>
        </w:rPr>
      </w:pPr>
      <w:r>
        <w:rPr>
          <w:lang w:val="en-CA"/>
        </w:rPr>
        <w:t>Matthew Watts: Power distribution, sensor communication, associated electrical design</w:t>
      </w:r>
    </w:p>
    <w:p w14:paraId="5CCB3352" w14:textId="3AC957D9" w:rsidR="00E04799" w:rsidRDefault="00E04799" w:rsidP="00E04799">
      <w:pPr>
        <w:rPr>
          <w:lang w:val="en-CA"/>
        </w:rPr>
      </w:pPr>
      <w:r>
        <w:rPr>
          <w:lang w:val="en-CA"/>
        </w:rPr>
        <w:t>One major obstacle that may need to be considered is the licensing required to fly large drones. Preliminary investigation will be done to see what size of drone would be appropriate and what licensing would be required by a group member to pilot the drone.</w:t>
      </w:r>
    </w:p>
    <w:p w14:paraId="1A2CEE7D" w14:textId="2B27E6DB" w:rsidR="00E04799" w:rsidRDefault="00E04799" w:rsidP="00E04799">
      <w:pPr>
        <w:rPr>
          <w:lang w:val="en-CA"/>
        </w:rPr>
      </w:pPr>
      <w:r w:rsidRPr="38C92CA9">
        <w:rPr>
          <w:lang w:val="en-CA"/>
        </w:rPr>
        <w:t>Reference</w:t>
      </w:r>
    </w:p>
    <w:p w14:paraId="1F1F3AF9" w14:textId="13008919" w:rsidR="00C677A4" w:rsidRDefault="00E04799" w:rsidP="00E27AD3">
      <w:pPr>
        <w:rPr>
          <w:lang w:val="en-CA"/>
        </w:rPr>
        <w:sectPr w:rsidR="00C677A4" w:rsidSect="0022662F">
          <w:pgSz w:w="16834" w:h="11909" w:orient="landscape" w:code="9"/>
          <w:pgMar w:top="1440" w:right="1440" w:bottom="1440" w:left="1440" w:header="720" w:footer="720" w:gutter="0"/>
          <w:pgNumType w:start="1"/>
          <w:cols w:space="720"/>
          <w:docGrid w:linePitch="360"/>
        </w:sectPr>
      </w:pPr>
      <w:r w:rsidRPr="38C92CA9">
        <w:rPr>
          <w:lang w:val="en-CA"/>
        </w:rPr>
        <w:t>[1]</w:t>
      </w:r>
      <w:r w:rsidR="00B51CAF">
        <w:rPr>
          <w:lang w:val="en-CA"/>
        </w:rPr>
        <w:tab/>
      </w:r>
      <w:r w:rsidRPr="38C92CA9">
        <w:rPr>
          <w:lang w:val="en-CA"/>
        </w:rPr>
        <w:t xml:space="preserve"> </w:t>
      </w:r>
      <w:hyperlink r:id="rId34">
        <w:r w:rsidRPr="38C92CA9">
          <w:rPr>
            <w:rStyle w:val="Hyperlink"/>
            <w:lang w:val="en-CA"/>
          </w:rPr>
          <w:t>https://incidents.avalanche.ca/statistics</w:t>
        </w:r>
      </w:hyperlink>
    </w:p>
    <w:p w14:paraId="30B84AC1" w14:textId="2F7FE4DB" w:rsidR="2300F9DE" w:rsidRPr="00B9131B" w:rsidRDefault="00802796" w:rsidP="00174F7D">
      <w:pPr>
        <w:pStyle w:val="Heading1"/>
        <w:rPr>
          <w:rFonts w:asciiTheme="minorHAnsi" w:hAnsiTheme="minorHAnsi"/>
        </w:rPr>
      </w:pPr>
      <w:r>
        <w:rPr>
          <w:noProof/>
        </w:rPr>
        <w:drawing>
          <wp:anchor distT="0" distB="0" distL="114300" distR="114300" simplePos="0" relativeHeight="251658244" behindDoc="0" locked="0" layoutInCell="1" allowOverlap="1" wp14:anchorId="5E901F4E" wp14:editId="4542E55A">
            <wp:simplePos x="0" y="0"/>
            <wp:positionH relativeFrom="page">
              <wp:align>center</wp:align>
            </wp:positionH>
            <wp:positionV relativeFrom="page">
              <wp:align>center</wp:align>
            </wp:positionV>
            <wp:extent cx="10671048" cy="7543800"/>
            <wp:effectExtent l="0" t="0" r="0" b="0"/>
            <wp:wrapSquare wrapText="bothSides"/>
            <wp:docPr id="4005000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00024"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10671048" cy="7543800"/>
                    </a:xfrm>
                    <a:prstGeom prst="rect">
                      <a:avLst/>
                    </a:prstGeom>
                  </pic:spPr>
                </pic:pic>
              </a:graphicData>
            </a:graphic>
            <wp14:sizeRelH relativeFrom="margin">
              <wp14:pctWidth>0</wp14:pctWidth>
            </wp14:sizeRelH>
          </wp:anchor>
        </w:drawing>
      </w:r>
    </w:p>
    <w:sectPr w:rsidR="2300F9DE" w:rsidRPr="00B9131B" w:rsidSect="00997CD8">
      <w:headerReference w:type="default" r:id="rId35"/>
      <w:pgSz w:w="16840" w:h="11907" w:orient="landscape"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tthew Watts" w:date="2026-04-06T04:36:00Z" w:initials="MW">
    <w:p w14:paraId="7C63C2D5" w14:textId="30569E23" w:rsidR="00927DFD" w:rsidRDefault="00927DFD" w:rsidP="00927DFD">
      <w:pPr>
        <w:pStyle w:val="CommentText"/>
      </w:pPr>
      <w:r>
        <w:rPr>
          <w:rStyle w:val="CommentReference"/>
        </w:rPr>
        <w:annotationRef/>
      </w:r>
      <w:r>
        <w:rPr>
          <w:lang w:val="en-CA"/>
        </w:rPr>
        <w:t>Me asf I do this all the time when im typing</w:t>
      </w:r>
    </w:p>
  </w:comment>
  <w:comment w:id="30" w:author="Matthew Watts" w:date="2026-04-06T21:01:00Z" w:initials="MW">
    <w:p w14:paraId="5DCAE781" w14:textId="77777777" w:rsidR="00174BF8" w:rsidRDefault="00174BF8" w:rsidP="00174BF8">
      <w:pPr>
        <w:pStyle w:val="CommentText"/>
      </w:pPr>
      <w:r>
        <w:rPr>
          <w:rStyle w:val="CommentReference"/>
        </w:rPr>
        <w:annotationRef/>
      </w:r>
      <w:r>
        <w:t>reference</w:t>
      </w:r>
    </w:p>
  </w:comment>
  <w:comment w:id="31" w:author="Matthew Watts" w:date="2026-04-06T21:05:00Z" w:initials="MW">
    <w:p w14:paraId="61E736AF" w14:textId="77777777" w:rsidR="004E15AE" w:rsidRDefault="004E15AE" w:rsidP="004E15AE">
      <w:pPr>
        <w:pStyle w:val="CommentText"/>
      </w:pPr>
      <w:r>
        <w:rPr>
          <w:rStyle w:val="CommentReference"/>
        </w:rPr>
        <w:annotationRef/>
      </w:r>
      <w:hyperlink r:id="rId1" w:history="1">
        <w:r w:rsidRPr="00C078D0">
          <w:rPr>
            <w:rStyle w:val="Hyperlink"/>
          </w:rPr>
          <w:t>https://www.ti.com/lit/an/snva054c/snva054c.pdf?ts=1773756522857</w:t>
        </w:r>
      </w:hyperlink>
    </w:p>
  </w:comment>
  <w:comment w:id="32" w:author="Matthew Watts" w:date="2026-04-06T21:00:00Z" w:initials="MW">
    <w:p w14:paraId="6ED9CB45" w14:textId="77777777" w:rsidR="001B74C7" w:rsidRDefault="001B74C7" w:rsidP="001B74C7">
      <w:pPr>
        <w:pStyle w:val="CommentText"/>
      </w:pPr>
      <w:r>
        <w:rPr>
          <w:rStyle w:val="CommentReference"/>
        </w:rPr>
        <w:annotationRef/>
      </w:r>
      <w:r>
        <w:t>reference</w:t>
      </w:r>
    </w:p>
  </w:comment>
  <w:comment w:id="33" w:author="Matthew Watts" w:date="2026-04-06T21:00:00Z" w:initials="MW">
    <w:p w14:paraId="76420EE6" w14:textId="77777777" w:rsidR="00174BF8" w:rsidRDefault="00174BF8" w:rsidP="00174BF8">
      <w:pPr>
        <w:pStyle w:val="CommentText"/>
      </w:pPr>
      <w:r>
        <w:rPr>
          <w:rStyle w:val="CommentReference"/>
        </w:rPr>
        <w:annotationRef/>
      </w:r>
      <w:r>
        <w:t>LM2679SD-5.0_NOPB</w:t>
      </w:r>
    </w:p>
  </w:comment>
  <w:comment w:id="34" w:author="Matthew Watts" w:date="2026-04-06T20:57:00Z" w:initials="MW">
    <w:p w14:paraId="19A6576F" w14:textId="77777777" w:rsidR="00AD6CAC" w:rsidRDefault="00AD6CAC" w:rsidP="00AD6CAC">
      <w:pPr>
        <w:pStyle w:val="CommentText"/>
      </w:pPr>
      <w:r>
        <w:rPr>
          <w:rStyle w:val="CommentReference"/>
        </w:rPr>
        <w:annotationRef/>
      </w:r>
      <w:r>
        <w:t>REFERENCE</w:t>
      </w:r>
    </w:p>
  </w:comment>
  <w:comment w:id="35" w:author="Matthew Watts" w:date="2026-04-06T20:58:00Z" w:initials="MW">
    <w:p w14:paraId="6E1391F8" w14:textId="77777777" w:rsidR="004440C5" w:rsidRDefault="004440C5" w:rsidP="004440C5">
      <w:pPr>
        <w:pStyle w:val="CommentText"/>
      </w:pPr>
      <w:r>
        <w:rPr>
          <w:rStyle w:val="CommentReference"/>
        </w:rPr>
        <w:annotationRef/>
      </w:r>
      <w:hyperlink r:id="rId2" w:history="1">
        <w:r w:rsidRPr="00C17AAA">
          <w:rPr>
            <w:rStyle w:val="Hyperlink"/>
          </w:rPr>
          <w:t>https://www.ti.com/lit/an/snva054c/snva054c.pdf?ts=1773756522857</w:t>
        </w:r>
      </w:hyperlink>
    </w:p>
  </w:comment>
  <w:comment w:id="36" w:author="Matthew Watts" w:date="2026-04-06T21:04:00Z" w:initials="MW">
    <w:p w14:paraId="2DC5B598" w14:textId="77777777" w:rsidR="00072078" w:rsidRDefault="00072078" w:rsidP="00072078">
      <w:pPr>
        <w:pStyle w:val="CommentText"/>
      </w:pPr>
      <w:r>
        <w:rPr>
          <w:rStyle w:val="CommentReference"/>
        </w:rPr>
        <w:annotationRef/>
      </w:r>
      <w:r>
        <w:t>reference</w:t>
      </w:r>
    </w:p>
  </w:comment>
  <w:comment w:id="37" w:author="Matthew Watts" w:date="2026-04-06T21:05:00Z" w:initials="MW">
    <w:p w14:paraId="684669C7" w14:textId="77777777" w:rsidR="00450BE1" w:rsidRDefault="00450BE1" w:rsidP="00450BE1">
      <w:pPr>
        <w:pStyle w:val="CommentText"/>
      </w:pPr>
      <w:r>
        <w:rPr>
          <w:rStyle w:val="CommentReference"/>
        </w:rPr>
        <w:annotationRef/>
      </w:r>
      <w:hyperlink r:id="rId3" w:history="1">
        <w:r w:rsidRPr="00A64A76">
          <w:rPr>
            <w:rStyle w:val="Hyperlink"/>
          </w:rPr>
          <w:t>https://www.protoexpress.com/blog/ipc-2221-circuit-board-design/</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3C2D5" w15:done="1"/>
  <w15:commentEx w15:paraId="5DCAE781" w15:done="0"/>
  <w15:commentEx w15:paraId="61E736AF" w15:paraIdParent="5DCAE781" w15:done="0"/>
  <w15:commentEx w15:paraId="6ED9CB45" w15:done="0"/>
  <w15:commentEx w15:paraId="76420EE6" w15:paraIdParent="6ED9CB45" w15:done="0"/>
  <w15:commentEx w15:paraId="19A6576F" w15:done="0"/>
  <w15:commentEx w15:paraId="6E1391F8" w15:paraIdParent="19A6576F" w15:done="0"/>
  <w15:commentEx w15:paraId="2DC5B598" w15:done="1"/>
  <w15:commentEx w15:paraId="684669C7" w15:paraIdParent="2DC5B59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BAC507" w16cex:dateUtc="2026-04-06T08:36:00Z"/>
  <w16cex:commentExtensible w16cex:durableId="4DAEBD81" w16cex:dateUtc="2026-04-07T01:01:00Z">
    <w16cex:extLst>
      <w16:ext w16:uri="{CE6994B0-6A32-4C9F-8C6B-6E91EDA988CE}">
        <cr:reactions xmlns:cr="http://schemas.microsoft.com/office/comments/2020/reactions">
          <cr:reaction reactionType="1">
            <cr:reactionInfo dateUtc="2026-04-07T03:09:44Z">
              <cr:user userId="S::ir4khan@uwaterloo.ca::a14998ba-28a1-4cda-b53a-33b1a2cf7a8c" userProvider="AD" userName="Irina Khan"/>
            </cr:reactionInfo>
          </cr:reaction>
        </cr:reactions>
      </w16:ext>
    </w16cex:extLst>
  </w16cex:commentExtensible>
  <w16cex:commentExtensible w16cex:durableId="16B145DF" w16cex:dateUtc="2026-04-07T01:05:00Z"/>
  <w16cex:commentExtensible w16cex:durableId="42999527" w16cex:dateUtc="2026-04-07T01:00:00Z">
    <w16cex:extLst>
      <w16:ext w16:uri="{CE6994B0-6A32-4C9F-8C6B-6E91EDA988CE}">
        <cr:reactions xmlns:cr="http://schemas.microsoft.com/office/comments/2020/reactions">
          <cr:reaction reactionType="1">
            <cr:reactionInfo dateUtc="2026-04-07T03:11:03Z">
              <cr:user userId="S::ir4khan@uwaterloo.ca::a14998ba-28a1-4cda-b53a-33b1a2cf7a8c" userProvider="AD" userName="Irina Khan"/>
            </cr:reactionInfo>
          </cr:reaction>
        </cr:reactions>
      </w16:ext>
    </w16cex:extLst>
  </w16cex:commentExtensible>
  <w16cex:commentExtensible w16cex:durableId="66232092" w16cex:dateUtc="2026-04-07T01:00:00Z"/>
  <w16cex:commentExtensible w16cex:durableId="5D460186" w16cex:dateUtc="2026-04-07T00:57:00Z">
    <w16cex:extLst>
      <w16:ext w16:uri="{CE6994B0-6A32-4C9F-8C6B-6E91EDA988CE}">
        <cr:reactions xmlns:cr="http://schemas.microsoft.com/office/comments/2020/reactions">
          <cr:reaction reactionType="1">
            <cr:reactionInfo dateUtc="2026-04-07T03:12:53Z">
              <cr:user userId="S::ir4khan@uwaterloo.ca::a14998ba-28a1-4cda-b53a-33b1a2cf7a8c" userProvider="AD" userName="Irina Khan"/>
            </cr:reactionInfo>
          </cr:reaction>
        </cr:reactions>
      </w16:ext>
    </w16cex:extLst>
  </w16cex:commentExtensible>
  <w16cex:commentExtensible w16cex:durableId="4D78A668" w16cex:dateUtc="2026-04-07T00:58:00Z"/>
  <w16cex:commentExtensible w16cex:durableId="62035A45" w16cex:dateUtc="2026-04-07T01:04:00Z">
    <w16cex:extLst>
      <w16:ext w16:uri="{CE6994B0-6A32-4C9F-8C6B-6E91EDA988CE}">
        <cr:reactions xmlns:cr="http://schemas.microsoft.com/office/comments/2020/reactions">
          <cr:reaction reactionType="1">
            <cr:reactionInfo dateUtc="2026-04-07T03:51:37Z">
              <cr:user userId="S::ir4khan@uwaterloo.ca::a14998ba-28a1-4cda-b53a-33b1a2cf7a8c" userProvider="AD" userName="Irina Khan"/>
            </cr:reactionInfo>
          </cr:reaction>
        </cr:reactions>
      </w16:ext>
    </w16cex:extLst>
  </w16cex:commentExtensible>
  <w16cex:commentExtensible w16cex:durableId="5DDD255A" w16cex:dateUtc="2026-04-07T0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3C2D5" w16cid:durableId="2ABAC507"/>
  <w16cid:commentId w16cid:paraId="5DCAE781" w16cid:durableId="4DAEBD81"/>
  <w16cid:commentId w16cid:paraId="61E736AF" w16cid:durableId="16B145DF"/>
  <w16cid:commentId w16cid:paraId="6ED9CB45" w16cid:durableId="42999527"/>
  <w16cid:commentId w16cid:paraId="76420EE6" w16cid:durableId="66232092"/>
  <w16cid:commentId w16cid:paraId="19A6576F" w16cid:durableId="5D460186"/>
  <w16cid:commentId w16cid:paraId="6E1391F8" w16cid:durableId="4D78A668"/>
  <w16cid:commentId w16cid:paraId="2DC5B598" w16cid:durableId="62035A45"/>
  <w16cid:commentId w16cid:paraId="684669C7" w16cid:durableId="5DDD25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68B03" w14:textId="77777777" w:rsidR="00B54ADF" w:rsidRDefault="00B54ADF" w:rsidP="00F91EC3">
      <w:pPr>
        <w:spacing w:after="0" w:line="240" w:lineRule="auto"/>
      </w:pPr>
      <w:r>
        <w:separator/>
      </w:r>
    </w:p>
  </w:endnote>
  <w:endnote w:type="continuationSeparator" w:id="0">
    <w:p w14:paraId="359B81CA" w14:textId="77777777" w:rsidR="00B54ADF" w:rsidRDefault="00B54ADF" w:rsidP="00F91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545881"/>
      <w:docPartObj>
        <w:docPartGallery w:val="Page Numbers (Bottom of Page)"/>
        <w:docPartUnique/>
      </w:docPartObj>
    </w:sdtPr>
    <w:sdtEndPr>
      <w:rPr>
        <w:rStyle w:val="PageNumber"/>
      </w:rPr>
    </w:sdtEndPr>
    <w:sdtContent>
      <w:p w14:paraId="4E155B40" w14:textId="4133FA02" w:rsidR="007F6BA5" w:rsidRDefault="007F6BA5" w:rsidP="00474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F6C87C" w14:textId="77777777" w:rsidR="00F91EC3" w:rsidRDefault="00F91EC3" w:rsidP="007F6B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2170174"/>
      <w:docPartObj>
        <w:docPartGallery w:val="Page Numbers (Bottom of Page)"/>
        <w:docPartUnique/>
      </w:docPartObj>
    </w:sdtPr>
    <w:sdtEndPr>
      <w:rPr>
        <w:rStyle w:val="PageNumber"/>
      </w:rPr>
    </w:sdtEndPr>
    <w:sdtContent>
      <w:p w14:paraId="26C62F54" w14:textId="2A78E351" w:rsidR="00474475" w:rsidRDefault="00474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BCE00CC" w14:textId="77777777" w:rsidR="00F91EC3" w:rsidRDefault="00F91EC3" w:rsidP="007E65CA">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55E2" w14:textId="77777777" w:rsidR="00B54ADF" w:rsidRDefault="00B54ADF" w:rsidP="00F91EC3">
      <w:pPr>
        <w:spacing w:after="0" w:line="240" w:lineRule="auto"/>
      </w:pPr>
      <w:r>
        <w:separator/>
      </w:r>
    </w:p>
  </w:footnote>
  <w:footnote w:type="continuationSeparator" w:id="0">
    <w:p w14:paraId="31F76233" w14:textId="77777777" w:rsidR="00B54ADF" w:rsidRDefault="00B54ADF" w:rsidP="00F91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C7B50" w14:paraId="6F8C41B8" w14:textId="77777777" w:rsidTr="351A831B">
      <w:trPr>
        <w:trHeight w:val="300"/>
      </w:trPr>
      <w:tc>
        <w:tcPr>
          <w:tcW w:w="3120" w:type="dxa"/>
        </w:tcPr>
        <w:p w14:paraId="4DEC8149" w14:textId="4E8282E0" w:rsidR="351A831B" w:rsidRDefault="351A831B" w:rsidP="351A831B">
          <w:pPr>
            <w:pStyle w:val="Header"/>
            <w:ind w:left="-115"/>
          </w:pPr>
        </w:p>
      </w:tc>
      <w:tc>
        <w:tcPr>
          <w:tcW w:w="3120" w:type="dxa"/>
        </w:tcPr>
        <w:p w14:paraId="1E0EB176" w14:textId="03F38C4D" w:rsidR="351A831B" w:rsidRDefault="351A831B" w:rsidP="351A831B">
          <w:pPr>
            <w:pStyle w:val="Header"/>
            <w:jc w:val="center"/>
          </w:pPr>
        </w:p>
      </w:tc>
      <w:tc>
        <w:tcPr>
          <w:tcW w:w="3120" w:type="dxa"/>
        </w:tcPr>
        <w:p w14:paraId="19BE4D05" w14:textId="5A83C0C0" w:rsidR="351A831B" w:rsidRDefault="351A831B" w:rsidP="351A831B">
          <w:pPr>
            <w:pStyle w:val="Header"/>
            <w:ind w:right="-115"/>
            <w:jc w:val="right"/>
          </w:pPr>
        </w:p>
      </w:tc>
    </w:tr>
  </w:tbl>
  <w:p w14:paraId="6B304381" w14:textId="2F0C4B7B" w:rsidR="00823B9A" w:rsidRDefault="00823B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BA311B" w14:paraId="3B27094E" w14:textId="77777777" w:rsidTr="351A831B">
      <w:trPr>
        <w:trHeight w:val="300"/>
      </w:trPr>
      <w:tc>
        <w:tcPr>
          <w:tcW w:w="4650" w:type="dxa"/>
        </w:tcPr>
        <w:p w14:paraId="243D34DA" w14:textId="509441AF" w:rsidR="351A831B" w:rsidRDefault="351A831B" w:rsidP="351A831B">
          <w:pPr>
            <w:pStyle w:val="Header"/>
            <w:ind w:left="-115"/>
          </w:pPr>
        </w:p>
      </w:tc>
      <w:tc>
        <w:tcPr>
          <w:tcW w:w="4650" w:type="dxa"/>
        </w:tcPr>
        <w:p w14:paraId="4CE90555" w14:textId="53A3725C" w:rsidR="351A831B" w:rsidRDefault="351A831B" w:rsidP="351A831B">
          <w:pPr>
            <w:pStyle w:val="Header"/>
            <w:jc w:val="center"/>
          </w:pPr>
        </w:p>
      </w:tc>
      <w:tc>
        <w:tcPr>
          <w:tcW w:w="4650" w:type="dxa"/>
        </w:tcPr>
        <w:p w14:paraId="2D9871C4" w14:textId="2B054870" w:rsidR="351A831B" w:rsidRDefault="351A831B" w:rsidP="351A831B">
          <w:pPr>
            <w:pStyle w:val="Header"/>
            <w:ind w:right="-115"/>
            <w:jc w:val="right"/>
          </w:pPr>
        </w:p>
      </w:tc>
    </w:tr>
  </w:tbl>
  <w:p w14:paraId="7476B433" w14:textId="521F7509" w:rsidR="00823B9A" w:rsidRDefault="00823B9A">
    <w:pPr>
      <w:pStyle w:val="Header"/>
    </w:pPr>
  </w:p>
</w:hdr>
</file>

<file path=word/intelligence2.xml><?xml version="1.0" encoding="utf-8"?>
<int2:intelligence xmlns:int2="http://schemas.microsoft.com/office/intelligence/2020/intelligence" xmlns:oel="http://schemas.microsoft.com/office/2019/extlst">
  <int2:observations>
    <int2:textHash int2:hashCode="tgqO00eqM+9Wvd" int2:id="QHKbYWPu">
      <int2:state int2:value="Rejected" int2:type="spell"/>
    </int2:textHash>
    <int2:bookmark int2:bookmarkName="_Int_4y72CEjf" int2:invalidationBookmarkName="" int2:hashCode="G/WzxjWenoOHdm" int2:id="9H8qN94P">
      <int2:state int2:value="Rejected" int2:type="style"/>
    </int2:bookmark>
    <int2:bookmark int2:bookmarkName="_Int_rJlb02mP" int2:invalidationBookmarkName="" int2:hashCode="/5Z2qDYXVB8jAM" int2:id="vVwCwyl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226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5836BA"/>
    <w:multiLevelType w:val="hybridMultilevel"/>
    <w:tmpl w:val="46929EF8"/>
    <w:lvl w:ilvl="0" w:tplc="40D831A6">
      <w:start w:val="1"/>
      <w:numFmt w:val="bullet"/>
      <w:lvlText w:val=""/>
      <w:lvlJc w:val="left"/>
      <w:pPr>
        <w:ind w:left="720" w:hanging="360"/>
      </w:pPr>
      <w:rPr>
        <w:rFonts w:ascii="Symbol" w:hAnsi="Symbol" w:hint="default"/>
      </w:rPr>
    </w:lvl>
    <w:lvl w:ilvl="1" w:tplc="F61427C6">
      <w:start w:val="1"/>
      <w:numFmt w:val="bullet"/>
      <w:lvlText w:val="o"/>
      <w:lvlJc w:val="left"/>
      <w:pPr>
        <w:ind w:left="1440" w:hanging="360"/>
      </w:pPr>
      <w:rPr>
        <w:rFonts w:ascii="Courier New" w:hAnsi="Courier New" w:hint="default"/>
      </w:rPr>
    </w:lvl>
    <w:lvl w:ilvl="2" w:tplc="5B52CFB4">
      <w:start w:val="1"/>
      <w:numFmt w:val="bullet"/>
      <w:lvlText w:val=""/>
      <w:lvlJc w:val="left"/>
      <w:pPr>
        <w:ind w:left="2160" w:hanging="360"/>
      </w:pPr>
      <w:rPr>
        <w:rFonts w:ascii="Wingdings" w:hAnsi="Wingdings" w:hint="default"/>
      </w:rPr>
    </w:lvl>
    <w:lvl w:ilvl="3" w:tplc="D22A3458">
      <w:start w:val="1"/>
      <w:numFmt w:val="bullet"/>
      <w:lvlText w:val=""/>
      <w:lvlJc w:val="left"/>
      <w:pPr>
        <w:ind w:left="2880" w:hanging="360"/>
      </w:pPr>
      <w:rPr>
        <w:rFonts w:ascii="Symbol" w:hAnsi="Symbol" w:hint="default"/>
      </w:rPr>
    </w:lvl>
    <w:lvl w:ilvl="4" w:tplc="A04C3638">
      <w:start w:val="1"/>
      <w:numFmt w:val="bullet"/>
      <w:lvlText w:val="o"/>
      <w:lvlJc w:val="left"/>
      <w:pPr>
        <w:ind w:left="3600" w:hanging="360"/>
      </w:pPr>
      <w:rPr>
        <w:rFonts w:ascii="Courier New" w:hAnsi="Courier New" w:hint="default"/>
      </w:rPr>
    </w:lvl>
    <w:lvl w:ilvl="5" w:tplc="8548B6AC">
      <w:start w:val="1"/>
      <w:numFmt w:val="bullet"/>
      <w:lvlText w:val=""/>
      <w:lvlJc w:val="left"/>
      <w:pPr>
        <w:ind w:left="4320" w:hanging="360"/>
      </w:pPr>
      <w:rPr>
        <w:rFonts w:ascii="Wingdings" w:hAnsi="Wingdings" w:hint="default"/>
      </w:rPr>
    </w:lvl>
    <w:lvl w:ilvl="6" w:tplc="60F8A0CC">
      <w:start w:val="1"/>
      <w:numFmt w:val="bullet"/>
      <w:lvlText w:val=""/>
      <w:lvlJc w:val="left"/>
      <w:pPr>
        <w:ind w:left="5040" w:hanging="360"/>
      </w:pPr>
      <w:rPr>
        <w:rFonts w:ascii="Symbol" w:hAnsi="Symbol" w:hint="default"/>
      </w:rPr>
    </w:lvl>
    <w:lvl w:ilvl="7" w:tplc="5748FF88">
      <w:start w:val="1"/>
      <w:numFmt w:val="bullet"/>
      <w:lvlText w:val="o"/>
      <w:lvlJc w:val="left"/>
      <w:pPr>
        <w:ind w:left="5760" w:hanging="360"/>
      </w:pPr>
      <w:rPr>
        <w:rFonts w:ascii="Courier New" w:hAnsi="Courier New" w:hint="default"/>
      </w:rPr>
    </w:lvl>
    <w:lvl w:ilvl="8" w:tplc="91529724">
      <w:start w:val="1"/>
      <w:numFmt w:val="bullet"/>
      <w:lvlText w:val=""/>
      <w:lvlJc w:val="left"/>
      <w:pPr>
        <w:ind w:left="6480" w:hanging="360"/>
      </w:pPr>
      <w:rPr>
        <w:rFonts w:ascii="Wingdings" w:hAnsi="Wingdings" w:hint="default"/>
      </w:rPr>
    </w:lvl>
  </w:abstractNum>
  <w:abstractNum w:abstractNumId="2" w15:restartNumberingAfterBreak="0">
    <w:nsid w:val="0880591E"/>
    <w:multiLevelType w:val="hybridMultilevel"/>
    <w:tmpl w:val="431E59C0"/>
    <w:lvl w:ilvl="0" w:tplc="B810E90E">
      <w:start w:val="2"/>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F35E61"/>
    <w:multiLevelType w:val="hybridMultilevel"/>
    <w:tmpl w:val="DA4295C8"/>
    <w:lvl w:ilvl="0" w:tplc="AC409580">
      <w:start w:val="1"/>
      <w:numFmt w:val="bullet"/>
      <w:lvlText w:val=""/>
      <w:lvlJc w:val="left"/>
      <w:pPr>
        <w:ind w:left="720" w:hanging="360"/>
      </w:pPr>
      <w:rPr>
        <w:rFonts w:ascii="Symbol" w:hAnsi="Symbol" w:hint="default"/>
      </w:rPr>
    </w:lvl>
    <w:lvl w:ilvl="1" w:tplc="C622B046">
      <w:start w:val="1"/>
      <w:numFmt w:val="bullet"/>
      <w:lvlText w:val="o"/>
      <w:lvlJc w:val="left"/>
      <w:pPr>
        <w:ind w:left="1440" w:hanging="360"/>
      </w:pPr>
      <w:rPr>
        <w:rFonts w:ascii="Courier New" w:hAnsi="Courier New" w:hint="default"/>
      </w:rPr>
    </w:lvl>
    <w:lvl w:ilvl="2" w:tplc="F3022F0C">
      <w:start w:val="1"/>
      <w:numFmt w:val="bullet"/>
      <w:lvlText w:val=""/>
      <w:lvlJc w:val="left"/>
      <w:pPr>
        <w:ind w:left="2160" w:hanging="360"/>
      </w:pPr>
      <w:rPr>
        <w:rFonts w:ascii="Wingdings" w:hAnsi="Wingdings" w:hint="default"/>
      </w:rPr>
    </w:lvl>
    <w:lvl w:ilvl="3" w:tplc="2B5EFE72">
      <w:start w:val="1"/>
      <w:numFmt w:val="bullet"/>
      <w:lvlText w:val=""/>
      <w:lvlJc w:val="left"/>
      <w:pPr>
        <w:ind w:left="2880" w:hanging="360"/>
      </w:pPr>
      <w:rPr>
        <w:rFonts w:ascii="Symbol" w:hAnsi="Symbol" w:hint="default"/>
      </w:rPr>
    </w:lvl>
    <w:lvl w:ilvl="4" w:tplc="03D456D6">
      <w:start w:val="1"/>
      <w:numFmt w:val="bullet"/>
      <w:lvlText w:val="o"/>
      <w:lvlJc w:val="left"/>
      <w:pPr>
        <w:ind w:left="3600" w:hanging="360"/>
      </w:pPr>
      <w:rPr>
        <w:rFonts w:ascii="Courier New" w:hAnsi="Courier New" w:hint="default"/>
      </w:rPr>
    </w:lvl>
    <w:lvl w:ilvl="5" w:tplc="D6AE6292">
      <w:start w:val="1"/>
      <w:numFmt w:val="bullet"/>
      <w:lvlText w:val=""/>
      <w:lvlJc w:val="left"/>
      <w:pPr>
        <w:ind w:left="4320" w:hanging="360"/>
      </w:pPr>
      <w:rPr>
        <w:rFonts w:ascii="Wingdings" w:hAnsi="Wingdings" w:hint="default"/>
      </w:rPr>
    </w:lvl>
    <w:lvl w:ilvl="6" w:tplc="E318CD18">
      <w:start w:val="1"/>
      <w:numFmt w:val="bullet"/>
      <w:lvlText w:val=""/>
      <w:lvlJc w:val="left"/>
      <w:pPr>
        <w:ind w:left="5040" w:hanging="360"/>
      </w:pPr>
      <w:rPr>
        <w:rFonts w:ascii="Symbol" w:hAnsi="Symbol" w:hint="default"/>
      </w:rPr>
    </w:lvl>
    <w:lvl w:ilvl="7" w:tplc="98CEB140">
      <w:start w:val="1"/>
      <w:numFmt w:val="bullet"/>
      <w:lvlText w:val="o"/>
      <w:lvlJc w:val="left"/>
      <w:pPr>
        <w:ind w:left="5760" w:hanging="360"/>
      </w:pPr>
      <w:rPr>
        <w:rFonts w:ascii="Courier New" w:hAnsi="Courier New" w:hint="default"/>
      </w:rPr>
    </w:lvl>
    <w:lvl w:ilvl="8" w:tplc="9BE67314">
      <w:start w:val="1"/>
      <w:numFmt w:val="bullet"/>
      <w:lvlText w:val=""/>
      <w:lvlJc w:val="left"/>
      <w:pPr>
        <w:ind w:left="6480" w:hanging="360"/>
      </w:pPr>
      <w:rPr>
        <w:rFonts w:ascii="Wingdings" w:hAnsi="Wingdings" w:hint="default"/>
      </w:rPr>
    </w:lvl>
  </w:abstractNum>
  <w:abstractNum w:abstractNumId="4" w15:restartNumberingAfterBreak="0">
    <w:nsid w:val="0917BE93"/>
    <w:multiLevelType w:val="hybridMultilevel"/>
    <w:tmpl w:val="DDFA3C60"/>
    <w:lvl w:ilvl="0" w:tplc="A5C0438E">
      <w:start w:val="1"/>
      <w:numFmt w:val="bullet"/>
      <w:lvlText w:val=""/>
      <w:lvlJc w:val="left"/>
      <w:pPr>
        <w:ind w:left="720" w:hanging="360"/>
      </w:pPr>
      <w:rPr>
        <w:rFonts w:ascii="Symbol" w:hAnsi="Symbol" w:hint="default"/>
      </w:rPr>
    </w:lvl>
    <w:lvl w:ilvl="1" w:tplc="1C6E2CEC">
      <w:start w:val="1"/>
      <w:numFmt w:val="bullet"/>
      <w:lvlText w:val="o"/>
      <w:lvlJc w:val="left"/>
      <w:pPr>
        <w:ind w:left="1440" w:hanging="360"/>
      </w:pPr>
      <w:rPr>
        <w:rFonts w:ascii="Courier New" w:hAnsi="Courier New" w:hint="default"/>
      </w:rPr>
    </w:lvl>
    <w:lvl w:ilvl="2" w:tplc="A4D8675C">
      <w:start w:val="1"/>
      <w:numFmt w:val="bullet"/>
      <w:lvlText w:val=""/>
      <w:lvlJc w:val="left"/>
      <w:pPr>
        <w:ind w:left="2160" w:hanging="360"/>
      </w:pPr>
      <w:rPr>
        <w:rFonts w:ascii="Wingdings" w:hAnsi="Wingdings" w:hint="default"/>
      </w:rPr>
    </w:lvl>
    <w:lvl w:ilvl="3" w:tplc="B726E486">
      <w:start w:val="1"/>
      <w:numFmt w:val="bullet"/>
      <w:lvlText w:val=""/>
      <w:lvlJc w:val="left"/>
      <w:pPr>
        <w:ind w:left="2880" w:hanging="360"/>
      </w:pPr>
      <w:rPr>
        <w:rFonts w:ascii="Symbol" w:hAnsi="Symbol" w:hint="default"/>
      </w:rPr>
    </w:lvl>
    <w:lvl w:ilvl="4" w:tplc="AF62B1FA">
      <w:start w:val="1"/>
      <w:numFmt w:val="bullet"/>
      <w:lvlText w:val="o"/>
      <w:lvlJc w:val="left"/>
      <w:pPr>
        <w:ind w:left="3600" w:hanging="360"/>
      </w:pPr>
      <w:rPr>
        <w:rFonts w:ascii="Courier New" w:hAnsi="Courier New" w:hint="default"/>
      </w:rPr>
    </w:lvl>
    <w:lvl w:ilvl="5" w:tplc="6396F18E">
      <w:start w:val="1"/>
      <w:numFmt w:val="bullet"/>
      <w:lvlText w:val=""/>
      <w:lvlJc w:val="left"/>
      <w:pPr>
        <w:ind w:left="4320" w:hanging="360"/>
      </w:pPr>
      <w:rPr>
        <w:rFonts w:ascii="Wingdings" w:hAnsi="Wingdings" w:hint="default"/>
      </w:rPr>
    </w:lvl>
    <w:lvl w:ilvl="6" w:tplc="7CCAC4BA">
      <w:start w:val="1"/>
      <w:numFmt w:val="bullet"/>
      <w:lvlText w:val=""/>
      <w:lvlJc w:val="left"/>
      <w:pPr>
        <w:ind w:left="5040" w:hanging="360"/>
      </w:pPr>
      <w:rPr>
        <w:rFonts w:ascii="Symbol" w:hAnsi="Symbol" w:hint="default"/>
      </w:rPr>
    </w:lvl>
    <w:lvl w:ilvl="7" w:tplc="B8CAC94E">
      <w:start w:val="1"/>
      <w:numFmt w:val="bullet"/>
      <w:lvlText w:val="o"/>
      <w:lvlJc w:val="left"/>
      <w:pPr>
        <w:ind w:left="5760" w:hanging="360"/>
      </w:pPr>
      <w:rPr>
        <w:rFonts w:ascii="Courier New" w:hAnsi="Courier New" w:hint="default"/>
      </w:rPr>
    </w:lvl>
    <w:lvl w:ilvl="8" w:tplc="4BCA0422">
      <w:start w:val="1"/>
      <w:numFmt w:val="bullet"/>
      <w:lvlText w:val=""/>
      <w:lvlJc w:val="left"/>
      <w:pPr>
        <w:ind w:left="6480" w:hanging="360"/>
      </w:pPr>
      <w:rPr>
        <w:rFonts w:ascii="Wingdings" w:hAnsi="Wingdings" w:hint="default"/>
      </w:rPr>
    </w:lvl>
  </w:abstractNum>
  <w:abstractNum w:abstractNumId="5" w15:restartNumberingAfterBreak="0">
    <w:nsid w:val="0ACC565D"/>
    <w:multiLevelType w:val="hybridMultilevel"/>
    <w:tmpl w:val="CB809C8C"/>
    <w:lvl w:ilvl="0" w:tplc="FFFFFFF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B450FF9"/>
    <w:multiLevelType w:val="hybridMultilevel"/>
    <w:tmpl w:val="DFF8DB2C"/>
    <w:lvl w:ilvl="0" w:tplc="36FCEB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09314D"/>
    <w:multiLevelType w:val="hybridMultilevel"/>
    <w:tmpl w:val="55BC93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17A2BDB"/>
    <w:multiLevelType w:val="hybridMultilevel"/>
    <w:tmpl w:val="36CEC9E4"/>
    <w:lvl w:ilvl="0" w:tplc="5D90D432">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1793C3F8"/>
    <w:multiLevelType w:val="hybridMultilevel"/>
    <w:tmpl w:val="E47E42D2"/>
    <w:lvl w:ilvl="0" w:tplc="C498A480">
      <w:start w:val="1"/>
      <w:numFmt w:val="bullet"/>
      <w:lvlText w:val="-"/>
      <w:lvlJc w:val="left"/>
      <w:pPr>
        <w:ind w:left="720" w:hanging="360"/>
      </w:pPr>
      <w:rPr>
        <w:rFonts w:ascii="Aptos" w:hAnsi="Aptos" w:hint="default"/>
      </w:rPr>
    </w:lvl>
    <w:lvl w:ilvl="1" w:tplc="663442A6">
      <w:start w:val="1"/>
      <w:numFmt w:val="bullet"/>
      <w:lvlText w:val="o"/>
      <w:lvlJc w:val="left"/>
      <w:pPr>
        <w:ind w:left="1440" w:hanging="360"/>
      </w:pPr>
      <w:rPr>
        <w:rFonts w:ascii="Courier New" w:hAnsi="Courier New" w:hint="default"/>
      </w:rPr>
    </w:lvl>
    <w:lvl w:ilvl="2" w:tplc="33E2F416">
      <w:start w:val="1"/>
      <w:numFmt w:val="bullet"/>
      <w:lvlText w:val=""/>
      <w:lvlJc w:val="left"/>
      <w:pPr>
        <w:ind w:left="2160" w:hanging="360"/>
      </w:pPr>
      <w:rPr>
        <w:rFonts w:ascii="Wingdings" w:hAnsi="Wingdings" w:hint="default"/>
      </w:rPr>
    </w:lvl>
    <w:lvl w:ilvl="3" w:tplc="A2426AAC">
      <w:start w:val="1"/>
      <w:numFmt w:val="bullet"/>
      <w:lvlText w:val=""/>
      <w:lvlJc w:val="left"/>
      <w:pPr>
        <w:ind w:left="2880" w:hanging="360"/>
      </w:pPr>
      <w:rPr>
        <w:rFonts w:ascii="Symbol" w:hAnsi="Symbol" w:hint="default"/>
      </w:rPr>
    </w:lvl>
    <w:lvl w:ilvl="4" w:tplc="DAC65B62">
      <w:start w:val="1"/>
      <w:numFmt w:val="bullet"/>
      <w:lvlText w:val="o"/>
      <w:lvlJc w:val="left"/>
      <w:pPr>
        <w:ind w:left="3600" w:hanging="360"/>
      </w:pPr>
      <w:rPr>
        <w:rFonts w:ascii="Courier New" w:hAnsi="Courier New" w:hint="default"/>
      </w:rPr>
    </w:lvl>
    <w:lvl w:ilvl="5" w:tplc="38D46B50">
      <w:start w:val="1"/>
      <w:numFmt w:val="bullet"/>
      <w:lvlText w:val=""/>
      <w:lvlJc w:val="left"/>
      <w:pPr>
        <w:ind w:left="4320" w:hanging="360"/>
      </w:pPr>
      <w:rPr>
        <w:rFonts w:ascii="Wingdings" w:hAnsi="Wingdings" w:hint="default"/>
      </w:rPr>
    </w:lvl>
    <w:lvl w:ilvl="6" w:tplc="4336EFAA">
      <w:start w:val="1"/>
      <w:numFmt w:val="bullet"/>
      <w:lvlText w:val=""/>
      <w:lvlJc w:val="left"/>
      <w:pPr>
        <w:ind w:left="5040" w:hanging="360"/>
      </w:pPr>
      <w:rPr>
        <w:rFonts w:ascii="Symbol" w:hAnsi="Symbol" w:hint="default"/>
      </w:rPr>
    </w:lvl>
    <w:lvl w:ilvl="7" w:tplc="D9682C56">
      <w:start w:val="1"/>
      <w:numFmt w:val="bullet"/>
      <w:lvlText w:val="o"/>
      <w:lvlJc w:val="left"/>
      <w:pPr>
        <w:ind w:left="5760" w:hanging="360"/>
      </w:pPr>
      <w:rPr>
        <w:rFonts w:ascii="Courier New" w:hAnsi="Courier New" w:hint="default"/>
      </w:rPr>
    </w:lvl>
    <w:lvl w:ilvl="8" w:tplc="4734039E">
      <w:start w:val="1"/>
      <w:numFmt w:val="bullet"/>
      <w:lvlText w:val=""/>
      <w:lvlJc w:val="left"/>
      <w:pPr>
        <w:ind w:left="6480" w:hanging="360"/>
      </w:pPr>
      <w:rPr>
        <w:rFonts w:ascii="Wingdings" w:hAnsi="Wingdings" w:hint="default"/>
      </w:rPr>
    </w:lvl>
  </w:abstractNum>
  <w:abstractNum w:abstractNumId="10" w15:restartNumberingAfterBreak="0">
    <w:nsid w:val="1875665F"/>
    <w:multiLevelType w:val="hybridMultilevel"/>
    <w:tmpl w:val="3608278A"/>
    <w:lvl w:ilvl="0" w:tplc="243A33C4">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B99EC8"/>
    <w:multiLevelType w:val="hybridMultilevel"/>
    <w:tmpl w:val="FFFFFFFF"/>
    <w:lvl w:ilvl="0" w:tplc="06F2F28C">
      <w:start w:val="1"/>
      <w:numFmt w:val="bullet"/>
      <w:lvlText w:val="-"/>
      <w:lvlJc w:val="left"/>
      <w:pPr>
        <w:ind w:left="720" w:hanging="360"/>
      </w:pPr>
      <w:rPr>
        <w:rFonts w:ascii="Aptos" w:hAnsi="Aptos" w:hint="default"/>
      </w:rPr>
    </w:lvl>
    <w:lvl w:ilvl="1" w:tplc="75AA837C">
      <w:start w:val="1"/>
      <w:numFmt w:val="bullet"/>
      <w:lvlText w:val="o"/>
      <w:lvlJc w:val="left"/>
      <w:pPr>
        <w:ind w:left="1440" w:hanging="360"/>
      </w:pPr>
      <w:rPr>
        <w:rFonts w:ascii="Courier New" w:hAnsi="Courier New" w:hint="default"/>
      </w:rPr>
    </w:lvl>
    <w:lvl w:ilvl="2" w:tplc="B48AC580">
      <w:start w:val="1"/>
      <w:numFmt w:val="bullet"/>
      <w:lvlText w:val=""/>
      <w:lvlJc w:val="left"/>
      <w:pPr>
        <w:ind w:left="2160" w:hanging="360"/>
      </w:pPr>
      <w:rPr>
        <w:rFonts w:ascii="Wingdings" w:hAnsi="Wingdings" w:hint="default"/>
      </w:rPr>
    </w:lvl>
    <w:lvl w:ilvl="3" w:tplc="47F03D76">
      <w:start w:val="1"/>
      <w:numFmt w:val="bullet"/>
      <w:lvlText w:val=""/>
      <w:lvlJc w:val="left"/>
      <w:pPr>
        <w:ind w:left="2880" w:hanging="360"/>
      </w:pPr>
      <w:rPr>
        <w:rFonts w:ascii="Symbol" w:hAnsi="Symbol" w:hint="default"/>
      </w:rPr>
    </w:lvl>
    <w:lvl w:ilvl="4" w:tplc="678026C4">
      <w:start w:val="1"/>
      <w:numFmt w:val="bullet"/>
      <w:lvlText w:val="o"/>
      <w:lvlJc w:val="left"/>
      <w:pPr>
        <w:ind w:left="3600" w:hanging="360"/>
      </w:pPr>
      <w:rPr>
        <w:rFonts w:ascii="Courier New" w:hAnsi="Courier New" w:hint="default"/>
      </w:rPr>
    </w:lvl>
    <w:lvl w:ilvl="5" w:tplc="A6188A90">
      <w:start w:val="1"/>
      <w:numFmt w:val="bullet"/>
      <w:lvlText w:val=""/>
      <w:lvlJc w:val="left"/>
      <w:pPr>
        <w:ind w:left="4320" w:hanging="360"/>
      </w:pPr>
      <w:rPr>
        <w:rFonts w:ascii="Wingdings" w:hAnsi="Wingdings" w:hint="default"/>
      </w:rPr>
    </w:lvl>
    <w:lvl w:ilvl="6" w:tplc="5E58D84C">
      <w:start w:val="1"/>
      <w:numFmt w:val="bullet"/>
      <w:lvlText w:val=""/>
      <w:lvlJc w:val="left"/>
      <w:pPr>
        <w:ind w:left="5040" w:hanging="360"/>
      </w:pPr>
      <w:rPr>
        <w:rFonts w:ascii="Symbol" w:hAnsi="Symbol" w:hint="default"/>
      </w:rPr>
    </w:lvl>
    <w:lvl w:ilvl="7" w:tplc="7800F668">
      <w:start w:val="1"/>
      <w:numFmt w:val="bullet"/>
      <w:lvlText w:val="o"/>
      <w:lvlJc w:val="left"/>
      <w:pPr>
        <w:ind w:left="5760" w:hanging="360"/>
      </w:pPr>
      <w:rPr>
        <w:rFonts w:ascii="Courier New" w:hAnsi="Courier New" w:hint="default"/>
      </w:rPr>
    </w:lvl>
    <w:lvl w:ilvl="8" w:tplc="A680F79C">
      <w:start w:val="1"/>
      <w:numFmt w:val="bullet"/>
      <w:lvlText w:val=""/>
      <w:lvlJc w:val="left"/>
      <w:pPr>
        <w:ind w:left="6480" w:hanging="360"/>
      </w:pPr>
      <w:rPr>
        <w:rFonts w:ascii="Wingdings" w:hAnsi="Wingdings" w:hint="default"/>
      </w:rPr>
    </w:lvl>
  </w:abstractNum>
  <w:abstractNum w:abstractNumId="12" w15:restartNumberingAfterBreak="0">
    <w:nsid w:val="25658E5C"/>
    <w:multiLevelType w:val="hybridMultilevel"/>
    <w:tmpl w:val="F97CC1F2"/>
    <w:lvl w:ilvl="0" w:tplc="DE1EADA8">
      <w:start w:val="1"/>
      <w:numFmt w:val="decimal"/>
      <w:lvlText w:val="%1."/>
      <w:lvlJc w:val="left"/>
      <w:pPr>
        <w:ind w:left="720" w:hanging="360"/>
      </w:pPr>
    </w:lvl>
    <w:lvl w:ilvl="1" w:tplc="735E7072">
      <w:start w:val="1"/>
      <w:numFmt w:val="lowerLetter"/>
      <w:lvlText w:val="%2."/>
      <w:lvlJc w:val="left"/>
      <w:pPr>
        <w:ind w:left="1440" w:hanging="360"/>
      </w:pPr>
    </w:lvl>
    <w:lvl w:ilvl="2" w:tplc="337A31FA">
      <w:start w:val="1"/>
      <w:numFmt w:val="lowerRoman"/>
      <w:lvlText w:val="%3."/>
      <w:lvlJc w:val="right"/>
      <w:pPr>
        <w:ind w:left="2160" w:hanging="180"/>
      </w:pPr>
    </w:lvl>
    <w:lvl w:ilvl="3" w:tplc="CAF0CDBC">
      <w:start w:val="1"/>
      <w:numFmt w:val="decimal"/>
      <w:lvlText w:val="%4."/>
      <w:lvlJc w:val="left"/>
      <w:pPr>
        <w:ind w:left="2880" w:hanging="360"/>
      </w:pPr>
    </w:lvl>
    <w:lvl w:ilvl="4" w:tplc="32986C0A">
      <w:start w:val="1"/>
      <w:numFmt w:val="lowerLetter"/>
      <w:lvlText w:val="%5."/>
      <w:lvlJc w:val="left"/>
      <w:pPr>
        <w:ind w:left="3600" w:hanging="360"/>
      </w:pPr>
    </w:lvl>
    <w:lvl w:ilvl="5" w:tplc="16CE503E">
      <w:start w:val="1"/>
      <w:numFmt w:val="lowerRoman"/>
      <w:lvlText w:val="%6."/>
      <w:lvlJc w:val="right"/>
      <w:pPr>
        <w:ind w:left="4320" w:hanging="180"/>
      </w:pPr>
    </w:lvl>
    <w:lvl w:ilvl="6" w:tplc="AE3C9E90">
      <w:start w:val="1"/>
      <w:numFmt w:val="decimal"/>
      <w:lvlText w:val="%7."/>
      <w:lvlJc w:val="left"/>
      <w:pPr>
        <w:ind w:left="5040" w:hanging="360"/>
      </w:pPr>
    </w:lvl>
    <w:lvl w:ilvl="7" w:tplc="62BAF65E">
      <w:start w:val="1"/>
      <w:numFmt w:val="lowerLetter"/>
      <w:lvlText w:val="%8."/>
      <w:lvlJc w:val="left"/>
      <w:pPr>
        <w:ind w:left="5760" w:hanging="360"/>
      </w:pPr>
    </w:lvl>
    <w:lvl w:ilvl="8" w:tplc="FF9A4FB6">
      <w:start w:val="1"/>
      <w:numFmt w:val="lowerRoman"/>
      <w:lvlText w:val="%9."/>
      <w:lvlJc w:val="right"/>
      <w:pPr>
        <w:ind w:left="6480" w:hanging="180"/>
      </w:pPr>
    </w:lvl>
  </w:abstractNum>
  <w:abstractNum w:abstractNumId="13" w15:restartNumberingAfterBreak="0">
    <w:nsid w:val="2F3A7D24"/>
    <w:multiLevelType w:val="hybridMultilevel"/>
    <w:tmpl w:val="9C60A23A"/>
    <w:lvl w:ilvl="0" w:tplc="095EA516">
      <w:start w:val="1"/>
      <w:numFmt w:val="bullet"/>
      <w:lvlText w:val=""/>
      <w:lvlJc w:val="left"/>
      <w:pPr>
        <w:ind w:left="720" w:hanging="360"/>
      </w:pPr>
      <w:rPr>
        <w:rFonts w:ascii="Symbol" w:hAnsi="Symbol" w:hint="default"/>
      </w:rPr>
    </w:lvl>
    <w:lvl w:ilvl="1" w:tplc="EF482148">
      <w:start w:val="1"/>
      <w:numFmt w:val="bullet"/>
      <w:lvlText w:val="o"/>
      <w:lvlJc w:val="left"/>
      <w:pPr>
        <w:ind w:left="1440" w:hanging="360"/>
      </w:pPr>
      <w:rPr>
        <w:rFonts w:ascii="Courier New" w:hAnsi="Courier New" w:hint="default"/>
      </w:rPr>
    </w:lvl>
    <w:lvl w:ilvl="2" w:tplc="284E8B8C">
      <w:start w:val="1"/>
      <w:numFmt w:val="bullet"/>
      <w:lvlText w:val=""/>
      <w:lvlJc w:val="left"/>
      <w:pPr>
        <w:ind w:left="2160" w:hanging="360"/>
      </w:pPr>
      <w:rPr>
        <w:rFonts w:ascii="Wingdings" w:hAnsi="Wingdings" w:hint="default"/>
      </w:rPr>
    </w:lvl>
    <w:lvl w:ilvl="3" w:tplc="210636E2">
      <w:start w:val="1"/>
      <w:numFmt w:val="bullet"/>
      <w:lvlText w:val=""/>
      <w:lvlJc w:val="left"/>
      <w:pPr>
        <w:ind w:left="2880" w:hanging="360"/>
      </w:pPr>
      <w:rPr>
        <w:rFonts w:ascii="Symbol" w:hAnsi="Symbol" w:hint="default"/>
      </w:rPr>
    </w:lvl>
    <w:lvl w:ilvl="4" w:tplc="F2D8F0AC">
      <w:start w:val="1"/>
      <w:numFmt w:val="bullet"/>
      <w:lvlText w:val="o"/>
      <w:lvlJc w:val="left"/>
      <w:pPr>
        <w:ind w:left="3600" w:hanging="360"/>
      </w:pPr>
      <w:rPr>
        <w:rFonts w:ascii="Courier New" w:hAnsi="Courier New" w:hint="default"/>
      </w:rPr>
    </w:lvl>
    <w:lvl w:ilvl="5" w:tplc="98D0DE0E">
      <w:start w:val="1"/>
      <w:numFmt w:val="bullet"/>
      <w:lvlText w:val=""/>
      <w:lvlJc w:val="left"/>
      <w:pPr>
        <w:ind w:left="4320" w:hanging="360"/>
      </w:pPr>
      <w:rPr>
        <w:rFonts w:ascii="Wingdings" w:hAnsi="Wingdings" w:hint="default"/>
      </w:rPr>
    </w:lvl>
    <w:lvl w:ilvl="6" w:tplc="83FE069A">
      <w:start w:val="1"/>
      <w:numFmt w:val="bullet"/>
      <w:lvlText w:val=""/>
      <w:lvlJc w:val="left"/>
      <w:pPr>
        <w:ind w:left="5040" w:hanging="360"/>
      </w:pPr>
      <w:rPr>
        <w:rFonts w:ascii="Symbol" w:hAnsi="Symbol" w:hint="default"/>
      </w:rPr>
    </w:lvl>
    <w:lvl w:ilvl="7" w:tplc="92541F10">
      <w:start w:val="1"/>
      <w:numFmt w:val="bullet"/>
      <w:lvlText w:val="o"/>
      <w:lvlJc w:val="left"/>
      <w:pPr>
        <w:ind w:left="5760" w:hanging="360"/>
      </w:pPr>
      <w:rPr>
        <w:rFonts w:ascii="Courier New" w:hAnsi="Courier New" w:hint="default"/>
      </w:rPr>
    </w:lvl>
    <w:lvl w:ilvl="8" w:tplc="FA8450B8">
      <w:start w:val="1"/>
      <w:numFmt w:val="bullet"/>
      <w:lvlText w:val=""/>
      <w:lvlJc w:val="left"/>
      <w:pPr>
        <w:ind w:left="6480" w:hanging="360"/>
      </w:pPr>
      <w:rPr>
        <w:rFonts w:ascii="Wingdings" w:hAnsi="Wingdings" w:hint="default"/>
      </w:rPr>
    </w:lvl>
  </w:abstractNum>
  <w:abstractNum w:abstractNumId="14" w15:restartNumberingAfterBreak="0">
    <w:nsid w:val="31055370"/>
    <w:multiLevelType w:val="hybridMultilevel"/>
    <w:tmpl w:val="616E211E"/>
    <w:lvl w:ilvl="0" w:tplc="FFFFFFFF">
      <w:start w:val="1"/>
      <w:numFmt w:val="decimal"/>
      <w:lvlText w:val="%1."/>
      <w:lvlJc w:val="left"/>
      <w:pPr>
        <w:ind w:left="72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35786FE5"/>
    <w:multiLevelType w:val="hybridMultilevel"/>
    <w:tmpl w:val="477CC676"/>
    <w:lvl w:ilvl="0" w:tplc="52B8F75C">
      <w:start w:val="1"/>
      <w:numFmt w:val="bullet"/>
      <w:lvlText w:val=""/>
      <w:lvlJc w:val="left"/>
      <w:pPr>
        <w:ind w:left="720" w:hanging="360"/>
      </w:pPr>
      <w:rPr>
        <w:rFonts w:ascii="Symbol" w:hAnsi="Symbol" w:hint="default"/>
      </w:rPr>
    </w:lvl>
    <w:lvl w:ilvl="1" w:tplc="111A6148">
      <w:start w:val="1"/>
      <w:numFmt w:val="bullet"/>
      <w:lvlText w:val="o"/>
      <w:lvlJc w:val="left"/>
      <w:pPr>
        <w:ind w:left="1440" w:hanging="360"/>
      </w:pPr>
      <w:rPr>
        <w:rFonts w:ascii="Courier New" w:hAnsi="Courier New" w:hint="default"/>
      </w:rPr>
    </w:lvl>
    <w:lvl w:ilvl="2" w:tplc="697E6C2C">
      <w:start w:val="1"/>
      <w:numFmt w:val="bullet"/>
      <w:lvlText w:val=""/>
      <w:lvlJc w:val="left"/>
      <w:pPr>
        <w:ind w:left="2160" w:hanging="360"/>
      </w:pPr>
      <w:rPr>
        <w:rFonts w:ascii="Wingdings" w:hAnsi="Wingdings" w:hint="default"/>
      </w:rPr>
    </w:lvl>
    <w:lvl w:ilvl="3" w:tplc="5D946AEC">
      <w:start w:val="1"/>
      <w:numFmt w:val="bullet"/>
      <w:lvlText w:val=""/>
      <w:lvlJc w:val="left"/>
      <w:pPr>
        <w:ind w:left="2880" w:hanging="360"/>
      </w:pPr>
      <w:rPr>
        <w:rFonts w:ascii="Symbol" w:hAnsi="Symbol" w:hint="default"/>
      </w:rPr>
    </w:lvl>
    <w:lvl w:ilvl="4" w:tplc="7FB237AE">
      <w:start w:val="1"/>
      <w:numFmt w:val="bullet"/>
      <w:lvlText w:val="o"/>
      <w:lvlJc w:val="left"/>
      <w:pPr>
        <w:ind w:left="3600" w:hanging="360"/>
      </w:pPr>
      <w:rPr>
        <w:rFonts w:ascii="Courier New" w:hAnsi="Courier New" w:hint="default"/>
      </w:rPr>
    </w:lvl>
    <w:lvl w:ilvl="5" w:tplc="87B25DFE">
      <w:start w:val="1"/>
      <w:numFmt w:val="bullet"/>
      <w:lvlText w:val=""/>
      <w:lvlJc w:val="left"/>
      <w:pPr>
        <w:ind w:left="4320" w:hanging="360"/>
      </w:pPr>
      <w:rPr>
        <w:rFonts w:ascii="Wingdings" w:hAnsi="Wingdings" w:hint="default"/>
      </w:rPr>
    </w:lvl>
    <w:lvl w:ilvl="6" w:tplc="493030C8">
      <w:start w:val="1"/>
      <w:numFmt w:val="bullet"/>
      <w:lvlText w:val=""/>
      <w:lvlJc w:val="left"/>
      <w:pPr>
        <w:ind w:left="5040" w:hanging="360"/>
      </w:pPr>
      <w:rPr>
        <w:rFonts w:ascii="Symbol" w:hAnsi="Symbol" w:hint="default"/>
      </w:rPr>
    </w:lvl>
    <w:lvl w:ilvl="7" w:tplc="DEFC2D7C">
      <w:start w:val="1"/>
      <w:numFmt w:val="bullet"/>
      <w:lvlText w:val="o"/>
      <w:lvlJc w:val="left"/>
      <w:pPr>
        <w:ind w:left="5760" w:hanging="360"/>
      </w:pPr>
      <w:rPr>
        <w:rFonts w:ascii="Courier New" w:hAnsi="Courier New" w:hint="default"/>
      </w:rPr>
    </w:lvl>
    <w:lvl w:ilvl="8" w:tplc="686677B4">
      <w:start w:val="1"/>
      <w:numFmt w:val="bullet"/>
      <w:lvlText w:val=""/>
      <w:lvlJc w:val="left"/>
      <w:pPr>
        <w:ind w:left="6480" w:hanging="360"/>
      </w:pPr>
      <w:rPr>
        <w:rFonts w:ascii="Wingdings" w:hAnsi="Wingdings" w:hint="default"/>
      </w:rPr>
    </w:lvl>
  </w:abstractNum>
  <w:abstractNum w:abstractNumId="16" w15:restartNumberingAfterBreak="0">
    <w:nsid w:val="35E0A41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6BD26F6"/>
    <w:multiLevelType w:val="hybridMultilevel"/>
    <w:tmpl w:val="569AB9B4"/>
    <w:lvl w:ilvl="0" w:tplc="DC0E883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864E3"/>
    <w:multiLevelType w:val="hybridMultilevel"/>
    <w:tmpl w:val="471C8A74"/>
    <w:lvl w:ilvl="0" w:tplc="EDD6BED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EDDC81F"/>
    <w:multiLevelType w:val="hybridMultilevel"/>
    <w:tmpl w:val="EBD62AAC"/>
    <w:lvl w:ilvl="0" w:tplc="5426A04E">
      <w:start w:val="1"/>
      <w:numFmt w:val="bullet"/>
      <w:lvlText w:val=""/>
      <w:lvlJc w:val="left"/>
      <w:pPr>
        <w:ind w:left="720" w:hanging="360"/>
      </w:pPr>
      <w:rPr>
        <w:rFonts w:ascii="Symbol" w:hAnsi="Symbol" w:hint="default"/>
      </w:rPr>
    </w:lvl>
    <w:lvl w:ilvl="1" w:tplc="6180C342">
      <w:start w:val="1"/>
      <w:numFmt w:val="bullet"/>
      <w:lvlText w:val="o"/>
      <w:lvlJc w:val="left"/>
      <w:pPr>
        <w:ind w:left="1440" w:hanging="360"/>
      </w:pPr>
      <w:rPr>
        <w:rFonts w:ascii="Courier New" w:hAnsi="Courier New" w:hint="default"/>
      </w:rPr>
    </w:lvl>
    <w:lvl w:ilvl="2" w:tplc="36745046">
      <w:start w:val="1"/>
      <w:numFmt w:val="bullet"/>
      <w:lvlText w:val=""/>
      <w:lvlJc w:val="left"/>
      <w:pPr>
        <w:ind w:left="2160" w:hanging="360"/>
      </w:pPr>
      <w:rPr>
        <w:rFonts w:ascii="Wingdings" w:hAnsi="Wingdings" w:hint="default"/>
      </w:rPr>
    </w:lvl>
    <w:lvl w:ilvl="3" w:tplc="1EBC556C">
      <w:start w:val="1"/>
      <w:numFmt w:val="bullet"/>
      <w:lvlText w:val=""/>
      <w:lvlJc w:val="left"/>
      <w:pPr>
        <w:ind w:left="2880" w:hanging="360"/>
      </w:pPr>
      <w:rPr>
        <w:rFonts w:ascii="Symbol" w:hAnsi="Symbol" w:hint="default"/>
      </w:rPr>
    </w:lvl>
    <w:lvl w:ilvl="4" w:tplc="83BEAF64">
      <w:start w:val="1"/>
      <w:numFmt w:val="bullet"/>
      <w:lvlText w:val="o"/>
      <w:lvlJc w:val="left"/>
      <w:pPr>
        <w:ind w:left="3600" w:hanging="360"/>
      </w:pPr>
      <w:rPr>
        <w:rFonts w:ascii="Courier New" w:hAnsi="Courier New" w:hint="default"/>
      </w:rPr>
    </w:lvl>
    <w:lvl w:ilvl="5" w:tplc="327E5306">
      <w:start w:val="1"/>
      <w:numFmt w:val="bullet"/>
      <w:lvlText w:val=""/>
      <w:lvlJc w:val="left"/>
      <w:pPr>
        <w:ind w:left="4320" w:hanging="360"/>
      </w:pPr>
      <w:rPr>
        <w:rFonts w:ascii="Wingdings" w:hAnsi="Wingdings" w:hint="default"/>
      </w:rPr>
    </w:lvl>
    <w:lvl w:ilvl="6" w:tplc="6FF6AD46">
      <w:start w:val="1"/>
      <w:numFmt w:val="bullet"/>
      <w:lvlText w:val=""/>
      <w:lvlJc w:val="left"/>
      <w:pPr>
        <w:ind w:left="5040" w:hanging="360"/>
      </w:pPr>
      <w:rPr>
        <w:rFonts w:ascii="Symbol" w:hAnsi="Symbol" w:hint="default"/>
      </w:rPr>
    </w:lvl>
    <w:lvl w:ilvl="7" w:tplc="DD4A1A5C">
      <w:start w:val="1"/>
      <w:numFmt w:val="bullet"/>
      <w:lvlText w:val="o"/>
      <w:lvlJc w:val="left"/>
      <w:pPr>
        <w:ind w:left="5760" w:hanging="360"/>
      </w:pPr>
      <w:rPr>
        <w:rFonts w:ascii="Courier New" w:hAnsi="Courier New" w:hint="default"/>
      </w:rPr>
    </w:lvl>
    <w:lvl w:ilvl="8" w:tplc="ACB2C98E">
      <w:start w:val="1"/>
      <w:numFmt w:val="bullet"/>
      <w:lvlText w:val=""/>
      <w:lvlJc w:val="left"/>
      <w:pPr>
        <w:ind w:left="6480" w:hanging="360"/>
      </w:pPr>
      <w:rPr>
        <w:rFonts w:ascii="Wingdings" w:hAnsi="Wingdings" w:hint="default"/>
      </w:rPr>
    </w:lvl>
  </w:abstractNum>
  <w:abstractNum w:abstractNumId="20" w15:restartNumberingAfterBreak="0">
    <w:nsid w:val="405843DD"/>
    <w:multiLevelType w:val="multilevel"/>
    <w:tmpl w:val="A6C6A422"/>
    <w:lvl w:ilvl="0">
      <w:start w:val="1"/>
      <w:numFmt w:val="decimal"/>
      <w:lvlText w:val="%1."/>
      <w:lvlJc w:val="left"/>
      <w:pPr>
        <w:ind w:left="357" w:hanging="357"/>
      </w:pPr>
      <w:rPr>
        <w:rFonts w:hint="default"/>
      </w:rPr>
    </w:lvl>
    <w:lvl w:ilvl="1">
      <w:start w:val="1"/>
      <w:numFmt w:val="decimal"/>
      <w:suff w:val="space"/>
      <w:lvlText w:val="%1.%2."/>
      <w:lvlJc w:val="left"/>
      <w:pPr>
        <w:ind w:left="357" w:hanging="357"/>
      </w:pPr>
      <w:rPr>
        <w:rFonts w:hint="default"/>
        <w:sz w:val="32"/>
        <w:szCs w:val="32"/>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1" w15:restartNumberingAfterBreak="0">
    <w:nsid w:val="405B32E6"/>
    <w:multiLevelType w:val="hybridMultilevel"/>
    <w:tmpl w:val="6A46A172"/>
    <w:lvl w:ilvl="0" w:tplc="5D90D432">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4E1421C"/>
    <w:multiLevelType w:val="hybridMultilevel"/>
    <w:tmpl w:val="CDEA4846"/>
    <w:lvl w:ilvl="0" w:tplc="FB0230F8">
      <w:start w:val="1"/>
      <w:numFmt w:val="bullet"/>
      <w:lvlText w:val="-"/>
      <w:lvlJc w:val="left"/>
      <w:pPr>
        <w:ind w:left="720" w:hanging="360"/>
      </w:pPr>
      <w:rPr>
        <w:rFonts w:ascii="Aptos" w:hAnsi="Aptos" w:hint="default"/>
      </w:rPr>
    </w:lvl>
    <w:lvl w:ilvl="1" w:tplc="1A6C21C6">
      <w:start w:val="1"/>
      <w:numFmt w:val="bullet"/>
      <w:lvlText w:val="o"/>
      <w:lvlJc w:val="left"/>
      <w:pPr>
        <w:ind w:left="1440" w:hanging="360"/>
      </w:pPr>
      <w:rPr>
        <w:rFonts w:ascii="Courier New" w:hAnsi="Courier New" w:hint="default"/>
      </w:rPr>
    </w:lvl>
    <w:lvl w:ilvl="2" w:tplc="F2BA739E">
      <w:start w:val="1"/>
      <w:numFmt w:val="bullet"/>
      <w:lvlText w:val=""/>
      <w:lvlJc w:val="left"/>
      <w:pPr>
        <w:ind w:left="2160" w:hanging="360"/>
      </w:pPr>
      <w:rPr>
        <w:rFonts w:ascii="Wingdings" w:hAnsi="Wingdings" w:hint="default"/>
      </w:rPr>
    </w:lvl>
    <w:lvl w:ilvl="3" w:tplc="D26ADCD8">
      <w:start w:val="1"/>
      <w:numFmt w:val="bullet"/>
      <w:lvlText w:val=""/>
      <w:lvlJc w:val="left"/>
      <w:pPr>
        <w:ind w:left="2880" w:hanging="360"/>
      </w:pPr>
      <w:rPr>
        <w:rFonts w:ascii="Symbol" w:hAnsi="Symbol" w:hint="default"/>
      </w:rPr>
    </w:lvl>
    <w:lvl w:ilvl="4" w:tplc="E0B074D6">
      <w:start w:val="1"/>
      <w:numFmt w:val="bullet"/>
      <w:lvlText w:val="o"/>
      <w:lvlJc w:val="left"/>
      <w:pPr>
        <w:ind w:left="3600" w:hanging="360"/>
      </w:pPr>
      <w:rPr>
        <w:rFonts w:ascii="Courier New" w:hAnsi="Courier New" w:hint="default"/>
      </w:rPr>
    </w:lvl>
    <w:lvl w:ilvl="5" w:tplc="BF7CA72A">
      <w:start w:val="1"/>
      <w:numFmt w:val="bullet"/>
      <w:lvlText w:val=""/>
      <w:lvlJc w:val="left"/>
      <w:pPr>
        <w:ind w:left="4320" w:hanging="360"/>
      </w:pPr>
      <w:rPr>
        <w:rFonts w:ascii="Wingdings" w:hAnsi="Wingdings" w:hint="default"/>
      </w:rPr>
    </w:lvl>
    <w:lvl w:ilvl="6" w:tplc="A9C2FA3E">
      <w:start w:val="1"/>
      <w:numFmt w:val="bullet"/>
      <w:lvlText w:val=""/>
      <w:lvlJc w:val="left"/>
      <w:pPr>
        <w:ind w:left="5040" w:hanging="360"/>
      </w:pPr>
      <w:rPr>
        <w:rFonts w:ascii="Symbol" w:hAnsi="Symbol" w:hint="default"/>
      </w:rPr>
    </w:lvl>
    <w:lvl w:ilvl="7" w:tplc="E73EEE3A">
      <w:start w:val="1"/>
      <w:numFmt w:val="bullet"/>
      <w:lvlText w:val="o"/>
      <w:lvlJc w:val="left"/>
      <w:pPr>
        <w:ind w:left="5760" w:hanging="360"/>
      </w:pPr>
      <w:rPr>
        <w:rFonts w:ascii="Courier New" w:hAnsi="Courier New" w:hint="default"/>
      </w:rPr>
    </w:lvl>
    <w:lvl w:ilvl="8" w:tplc="E8800DA8">
      <w:start w:val="1"/>
      <w:numFmt w:val="bullet"/>
      <w:lvlText w:val=""/>
      <w:lvlJc w:val="left"/>
      <w:pPr>
        <w:ind w:left="6480" w:hanging="360"/>
      </w:pPr>
      <w:rPr>
        <w:rFonts w:ascii="Wingdings" w:hAnsi="Wingdings" w:hint="default"/>
      </w:rPr>
    </w:lvl>
  </w:abstractNum>
  <w:abstractNum w:abstractNumId="23" w15:restartNumberingAfterBreak="0">
    <w:nsid w:val="4A8C05C2"/>
    <w:multiLevelType w:val="hybridMultilevel"/>
    <w:tmpl w:val="61682C7C"/>
    <w:lvl w:ilvl="0" w:tplc="1B2CE8CC">
      <w:start w:val="1"/>
      <w:numFmt w:val="bullet"/>
      <w:lvlText w:val=""/>
      <w:lvlJc w:val="left"/>
      <w:pPr>
        <w:ind w:left="720" w:hanging="360"/>
      </w:pPr>
      <w:rPr>
        <w:rFonts w:ascii="Symbol" w:hAnsi="Symbol" w:hint="default"/>
      </w:rPr>
    </w:lvl>
    <w:lvl w:ilvl="1" w:tplc="896C5B78">
      <w:start w:val="1"/>
      <w:numFmt w:val="bullet"/>
      <w:lvlText w:val="o"/>
      <w:lvlJc w:val="left"/>
      <w:pPr>
        <w:ind w:left="1440" w:hanging="360"/>
      </w:pPr>
      <w:rPr>
        <w:rFonts w:ascii="Courier New" w:hAnsi="Courier New" w:hint="default"/>
      </w:rPr>
    </w:lvl>
    <w:lvl w:ilvl="2" w:tplc="9C0603A6">
      <w:start w:val="1"/>
      <w:numFmt w:val="bullet"/>
      <w:lvlText w:val=""/>
      <w:lvlJc w:val="left"/>
      <w:pPr>
        <w:ind w:left="2160" w:hanging="360"/>
      </w:pPr>
      <w:rPr>
        <w:rFonts w:ascii="Wingdings" w:hAnsi="Wingdings" w:hint="default"/>
      </w:rPr>
    </w:lvl>
    <w:lvl w:ilvl="3" w:tplc="2EB8A4E8">
      <w:start w:val="1"/>
      <w:numFmt w:val="bullet"/>
      <w:lvlText w:val=""/>
      <w:lvlJc w:val="left"/>
      <w:pPr>
        <w:ind w:left="2880" w:hanging="360"/>
      </w:pPr>
      <w:rPr>
        <w:rFonts w:ascii="Symbol" w:hAnsi="Symbol" w:hint="default"/>
      </w:rPr>
    </w:lvl>
    <w:lvl w:ilvl="4" w:tplc="E7E02B8E">
      <w:start w:val="1"/>
      <w:numFmt w:val="bullet"/>
      <w:lvlText w:val="o"/>
      <w:lvlJc w:val="left"/>
      <w:pPr>
        <w:ind w:left="3600" w:hanging="360"/>
      </w:pPr>
      <w:rPr>
        <w:rFonts w:ascii="Courier New" w:hAnsi="Courier New" w:hint="default"/>
      </w:rPr>
    </w:lvl>
    <w:lvl w:ilvl="5" w:tplc="38849A0C">
      <w:start w:val="1"/>
      <w:numFmt w:val="bullet"/>
      <w:lvlText w:val=""/>
      <w:lvlJc w:val="left"/>
      <w:pPr>
        <w:ind w:left="4320" w:hanging="360"/>
      </w:pPr>
      <w:rPr>
        <w:rFonts w:ascii="Wingdings" w:hAnsi="Wingdings" w:hint="default"/>
      </w:rPr>
    </w:lvl>
    <w:lvl w:ilvl="6" w:tplc="6E4828E8">
      <w:start w:val="1"/>
      <w:numFmt w:val="bullet"/>
      <w:lvlText w:val=""/>
      <w:lvlJc w:val="left"/>
      <w:pPr>
        <w:ind w:left="5040" w:hanging="360"/>
      </w:pPr>
      <w:rPr>
        <w:rFonts w:ascii="Symbol" w:hAnsi="Symbol" w:hint="default"/>
      </w:rPr>
    </w:lvl>
    <w:lvl w:ilvl="7" w:tplc="97BEF3F6">
      <w:start w:val="1"/>
      <w:numFmt w:val="bullet"/>
      <w:lvlText w:val="o"/>
      <w:lvlJc w:val="left"/>
      <w:pPr>
        <w:ind w:left="5760" w:hanging="360"/>
      </w:pPr>
      <w:rPr>
        <w:rFonts w:ascii="Courier New" w:hAnsi="Courier New" w:hint="default"/>
      </w:rPr>
    </w:lvl>
    <w:lvl w:ilvl="8" w:tplc="C2DCE7C4">
      <w:start w:val="1"/>
      <w:numFmt w:val="bullet"/>
      <w:lvlText w:val=""/>
      <w:lvlJc w:val="left"/>
      <w:pPr>
        <w:ind w:left="6480" w:hanging="360"/>
      </w:pPr>
      <w:rPr>
        <w:rFonts w:ascii="Wingdings" w:hAnsi="Wingdings" w:hint="default"/>
      </w:rPr>
    </w:lvl>
  </w:abstractNum>
  <w:abstractNum w:abstractNumId="24" w15:restartNumberingAfterBreak="0">
    <w:nsid w:val="4C121097"/>
    <w:multiLevelType w:val="multilevel"/>
    <w:tmpl w:val="A6C6A422"/>
    <w:lvl w:ilvl="0">
      <w:start w:val="1"/>
      <w:numFmt w:val="decimal"/>
      <w:lvlText w:val="%1."/>
      <w:lvlJc w:val="left"/>
      <w:pPr>
        <w:ind w:left="357" w:hanging="357"/>
      </w:pPr>
      <w:rPr>
        <w:rFonts w:hint="default"/>
      </w:rPr>
    </w:lvl>
    <w:lvl w:ilvl="1">
      <w:start w:val="1"/>
      <w:numFmt w:val="decimal"/>
      <w:suff w:val="space"/>
      <w:lvlText w:val="%1.%2."/>
      <w:lvlJc w:val="left"/>
      <w:pPr>
        <w:ind w:left="357" w:hanging="357"/>
      </w:pPr>
      <w:rPr>
        <w:rFonts w:hint="default"/>
        <w:sz w:val="32"/>
        <w:szCs w:val="32"/>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5" w15:restartNumberingAfterBreak="0">
    <w:nsid w:val="505B6635"/>
    <w:multiLevelType w:val="hybridMultilevel"/>
    <w:tmpl w:val="7BD077EA"/>
    <w:lvl w:ilvl="0" w:tplc="5D90D432">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1F6116B"/>
    <w:multiLevelType w:val="hybridMultilevel"/>
    <w:tmpl w:val="637E4F48"/>
    <w:lvl w:ilvl="0" w:tplc="9C2001E0">
      <w:start w:val="5"/>
      <w:numFmt w:val="bullet"/>
      <w:lvlText w:val=""/>
      <w:lvlJc w:val="left"/>
      <w:pPr>
        <w:ind w:left="720"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21B0896"/>
    <w:multiLevelType w:val="hybridMultilevel"/>
    <w:tmpl w:val="53BCE13E"/>
    <w:lvl w:ilvl="0" w:tplc="C480F786">
      <w:start w:val="1"/>
      <w:numFmt w:val="bullet"/>
      <w:lvlText w:val=""/>
      <w:lvlJc w:val="left"/>
      <w:pPr>
        <w:ind w:left="720" w:hanging="360"/>
      </w:pPr>
      <w:rPr>
        <w:rFonts w:ascii="Symbol" w:hAnsi="Symbol" w:hint="default"/>
      </w:rPr>
    </w:lvl>
    <w:lvl w:ilvl="1" w:tplc="6728F26C">
      <w:start w:val="1"/>
      <w:numFmt w:val="bullet"/>
      <w:lvlText w:val="o"/>
      <w:lvlJc w:val="left"/>
      <w:pPr>
        <w:ind w:left="1440" w:hanging="360"/>
      </w:pPr>
      <w:rPr>
        <w:rFonts w:ascii="Courier New" w:hAnsi="Courier New" w:hint="default"/>
      </w:rPr>
    </w:lvl>
    <w:lvl w:ilvl="2" w:tplc="A1723368">
      <w:start w:val="1"/>
      <w:numFmt w:val="bullet"/>
      <w:lvlText w:val=""/>
      <w:lvlJc w:val="left"/>
      <w:pPr>
        <w:ind w:left="2160" w:hanging="360"/>
      </w:pPr>
      <w:rPr>
        <w:rFonts w:ascii="Wingdings" w:hAnsi="Wingdings" w:hint="default"/>
      </w:rPr>
    </w:lvl>
    <w:lvl w:ilvl="3" w:tplc="82AECDB2">
      <w:start w:val="1"/>
      <w:numFmt w:val="bullet"/>
      <w:lvlText w:val=""/>
      <w:lvlJc w:val="left"/>
      <w:pPr>
        <w:ind w:left="2880" w:hanging="360"/>
      </w:pPr>
      <w:rPr>
        <w:rFonts w:ascii="Symbol" w:hAnsi="Symbol" w:hint="default"/>
      </w:rPr>
    </w:lvl>
    <w:lvl w:ilvl="4" w:tplc="C9183008">
      <w:start w:val="1"/>
      <w:numFmt w:val="bullet"/>
      <w:lvlText w:val="o"/>
      <w:lvlJc w:val="left"/>
      <w:pPr>
        <w:ind w:left="3600" w:hanging="360"/>
      </w:pPr>
      <w:rPr>
        <w:rFonts w:ascii="Courier New" w:hAnsi="Courier New" w:hint="default"/>
      </w:rPr>
    </w:lvl>
    <w:lvl w:ilvl="5" w:tplc="191210BE">
      <w:start w:val="1"/>
      <w:numFmt w:val="bullet"/>
      <w:lvlText w:val=""/>
      <w:lvlJc w:val="left"/>
      <w:pPr>
        <w:ind w:left="4320" w:hanging="360"/>
      </w:pPr>
      <w:rPr>
        <w:rFonts w:ascii="Wingdings" w:hAnsi="Wingdings" w:hint="default"/>
      </w:rPr>
    </w:lvl>
    <w:lvl w:ilvl="6" w:tplc="B0B81422">
      <w:start w:val="1"/>
      <w:numFmt w:val="bullet"/>
      <w:lvlText w:val=""/>
      <w:lvlJc w:val="left"/>
      <w:pPr>
        <w:ind w:left="5040" w:hanging="360"/>
      </w:pPr>
      <w:rPr>
        <w:rFonts w:ascii="Symbol" w:hAnsi="Symbol" w:hint="default"/>
      </w:rPr>
    </w:lvl>
    <w:lvl w:ilvl="7" w:tplc="AADE7600">
      <w:start w:val="1"/>
      <w:numFmt w:val="bullet"/>
      <w:lvlText w:val="o"/>
      <w:lvlJc w:val="left"/>
      <w:pPr>
        <w:ind w:left="5760" w:hanging="360"/>
      </w:pPr>
      <w:rPr>
        <w:rFonts w:ascii="Courier New" w:hAnsi="Courier New" w:hint="default"/>
      </w:rPr>
    </w:lvl>
    <w:lvl w:ilvl="8" w:tplc="4AEC9EF2">
      <w:start w:val="1"/>
      <w:numFmt w:val="bullet"/>
      <w:lvlText w:val=""/>
      <w:lvlJc w:val="left"/>
      <w:pPr>
        <w:ind w:left="6480" w:hanging="360"/>
      </w:pPr>
      <w:rPr>
        <w:rFonts w:ascii="Wingdings" w:hAnsi="Wingdings" w:hint="default"/>
      </w:rPr>
    </w:lvl>
  </w:abstractNum>
  <w:abstractNum w:abstractNumId="28" w15:restartNumberingAfterBreak="0">
    <w:nsid w:val="59590BF6"/>
    <w:multiLevelType w:val="hybridMultilevel"/>
    <w:tmpl w:val="CD28131E"/>
    <w:lvl w:ilvl="0" w:tplc="DCBCC952">
      <w:start w:val="1"/>
      <w:numFmt w:val="bullet"/>
      <w:lvlText w:val=""/>
      <w:lvlJc w:val="left"/>
      <w:pPr>
        <w:ind w:left="720" w:hanging="360"/>
      </w:pPr>
      <w:rPr>
        <w:rFonts w:ascii="Symbol" w:hAnsi="Symbol" w:hint="default"/>
      </w:rPr>
    </w:lvl>
    <w:lvl w:ilvl="1" w:tplc="F7FE54DC">
      <w:start w:val="1"/>
      <w:numFmt w:val="bullet"/>
      <w:lvlText w:val="o"/>
      <w:lvlJc w:val="left"/>
      <w:pPr>
        <w:ind w:left="1440" w:hanging="360"/>
      </w:pPr>
      <w:rPr>
        <w:rFonts w:ascii="Courier New" w:hAnsi="Courier New" w:hint="default"/>
      </w:rPr>
    </w:lvl>
    <w:lvl w:ilvl="2" w:tplc="E39098B8">
      <w:start w:val="1"/>
      <w:numFmt w:val="bullet"/>
      <w:lvlText w:val=""/>
      <w:lvlJc w:val="left"/>
      <w:pPr>
        <w:ind w:left="2160" w:hanging="360"/>
      </w:pPr>
      <w:rPr>
        <w:rFonts w:ascii="Wingdings" w:hAnsi="Wingdings" w:hint="default"/>
      </w:rPr>
    </w:lvl>
    <w:lvl w:ilvl="3" w:tplc="2FF074BC">
      <w:start w:val="1"/>
      <w:numFmt w:val="bullet"/>
      <w:lvlText w:val=""/>
      <w:lvlJc w:val="left"/>
      <w:pPr>
        <w:ind w:left="2880" w:hanging="360"/>
      </w:pPr>
      <w:rPr>
        <w:rFonts w:ascii="Symbol" w:hAnsi="Symbol" w:hint="default"/>
      </w:rPr>
    </w:lvl>
    <w:lvl w:ilvl="4" w:tplc="B23675F6">
      <w:start w:val="1"/>
      <w:numFmt w:val="bullet"/>
      <w:lvlText w:val="o"/>
      <w:lvlJc w:val="left"/>
      <w:pPr>
        <w:ind w:left="3600" w:hanging="360"/>
      </w:pPr>
      <w:rPr>
        <w:rFonts w:ascii="Courier New" w:hAnsi="Courier New" w:hint="default"/>
      </w:rPr>
    </w:lvl>
    <w:lvl w:ilvl="5" w:tplc="EC02BE30">
      <w:start w:val="1"/>
      <w:numFmt w:val="bullet"/>
      <w:lvlText w:val=""/>
      <w:lvlJc w:val="left"/>
      <w:pPr>
        <w:ind w:left="4320" w:hanging="360"/>
      </w:pPr>
      <w:rPr>
        <w:rFonts w:ascii="Wingdings" w:hAnsi="Wingdings" w:hint="default"/>
      </w:rPr>
    </w:lvl>
    <w:lvl w:ilvl="6" w:tplc="DE54C148">
      <w:start w:val="1"/>
      <w:numFmt w:val="bullet"/>
      <w:lvlText w:val=""/>
      <w:lvlJc w:val="left"/>
      <w:pPr>
        <w:ind w:left="5040" w:hanging="360"/>
      </w:pPr>
      <w:rPr>
        <w:rFonts w:ascii="Symbol" w:hAnsi="Symbol" w:hint="default"/>
      </w:rPr>
    </w:lvl>
    <w:lvl w:ilvl="7" w:tplc="9BBE6566">
      <w:start w:val="1"/>
      <w:numFmt w:val="bullet"/>
      <w:lvlText w:val="o"/>
      <w:lvlJc w:val="left"/>
      <w:pPr>
        <w:ind w:left="5760" w:hanging="360"/>
      </w:pPr>
      <w:rPr>
        <w:rFonts w:ascii="Courier New" w:hAnsi="Courier New" w:hint="default"/>
      </w:rPr>
    </w:lvl>
    <w:lvl w:ilvl="8" w:tplc="77267FA2">
      <w:start w:val="1"/>
      <w:numFmt w:val="bullet"/>
      <w:lvlText w:val=""/>
      <w:lvlJc w:val="left"/>
      <w:pPr>
        <w:ind w:left="6480" w:hanging="360"/>
      </w:pPr>
      <w:rPr>
        <w:rFonts w:ascii="Wingdings" w:hAnsi="Wingdings" w:hint="default"/>
      </w:rPr>
    </w:lvl>
  </w:abstractNum>
  <w:abstractNum w:abstractNumId="29" w15:restartNumberingAfterBreak="0">
    <w:nsid w:val="5EA51925"/>
    <w:multiLevelType w:val="hybridMultilevel"/>
    <w:tmpl w:val="E202E6CA"/>
    <w:lvl w:ilvl="0" w:tplc="3334CEF4">
      <w:start w:val="5"/>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B105B4"/>
    <w:multiLevelType w:val="multilevel"/>
    <w:tmpl w:val="F20EC8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5955FD6"/>
    <w:multiLevelType w:val="multilevel"/>
    <w:tmpl w:val="34040D3C"/>
    <w:lvl w:ilvl="0">
      <w:start w:val="1"/>
      <w:numFmt w:val="decimal"/>
      <w:lvlText w:val="%1"/>
      <w:lvlJc w:val="left"/>
      <w:pPr>
        <w:ind w:left="480" w:hanging="480"/>
      </w:pPr>
      <w:rPr>
        <w:rFonts w:asciiTheme="majorHAnsi" w:eastAsiaTheme="majorEastAsia" w:hAnsiTheme="majorHAnsi" w:cstheme="majorBidi" w:hint="default"/>
        <w:sz w:val="32"/>
      </w:rPr>
    </w:lvl>
    <w:lvl w:ilvl="1">
      <w:start w:val="1"/>
      <w:numFmt w:val="decimal"/>
      <w:lvlText w:val="%2."/>
      <w:lvlJc w:val="left"/>
      <w:pPr>
        <w:ind w:left="360" w:hanging="360"/>
      </w:pPr>
      <w:rPr>
        <w:sz w:val="32"/>
        <w:szCs w:val="32"/>
      </w:rPr>
    </w:lvl>
    <w:lvl w:ilvl="2">
      <w:start w:val="1"/>
      <w:numFmt w:val="decimal"/>
      <w:lvlText w:val="%1.%2.%3"/>
      <w:lvlJc w:val="left"/>
      <w:pPr>
        <w:ind w:left="720" w:hanging="720"/>
      </w:pPr>
      <w:rPr>
        <w:rFonts w:asciiTheme="majorHAnsi" w:eastAsiaTheme="majorEastAsia" w:hAnsiTheme="majorHAnsi" w:cstheme="majorBidi" w:hint="default"/>
        <w:sz w:val="32"/>
      </w:rPr>
    </w:lvl>
    <w:lvl w:ilvl="3">
      <w:start w:val="1"/>
      <w:numFmt w:val="decimal"/>
      <w:lvlText w:val="%1.%2.%3.%4"/>
      <w:lvlJc w:val="left"/>
      <w:pPr>
        <w:ind w:left="1080" w:hanging="1080"/>
      </w:pPr>
      <w:rPr>
        <w:rFonts w:asciiTheme="majorHAnsi" w:eastAsiaTheme="majorEastAsia" w:hAnsiTheme="majorHAnsi" w:cstheme="majorBidi" w:hint="default"/>
        <w:sz w:val="32"/>
      </w:rPr>
    </w:lvl>
    <w:lvl w:ilvl="4">
      <w:start w:val="1"/>
      <w:numFmt w:val="decimal"/>
      <w:lvlText w:val="%1.%2.%3.%4.%5"/>
      <w:lvlJc w:val="left"/>
      <w:pPr>
        <w:ind w:left="1080" w:hanging="1080"/>
      </w:pPr>
      <w:rPr>
        <w:rFonts w:asciiTheme="majorHAnsi" w:eastAsiaTheme="majorEastAsia" w:hAnsiTheme="majorHAnsi" w:cstheme="majorBidi" w:hint="default"/>
        <w:sz w:val="32"/>
      </w:rPr>
    </w:lvl>
    <w:lvl w:ilvl="5">
      <w:start w:val="1"/>
      <w:numFmt w:val="decimal"/>
      <w:lvlText w:val="%1.%2.%3.%4.%5.%6"/>
      <w:lvlJc w:val="left"/>
      <w:pPr>
        <w:ind w:left="1440" w:hanging="1440"/>
      </w:pPr>
      <w:rPr>
        <w:rFonts w:asciiTheme="majorHAnsi" w:eastAsiaTheme="majorEastAsia" w:hAnsiTheme="majorHAnsi" w:cstheme="majorBidi" w:hint="default"/>
        <w:sz w:val="32"/>
      </w:rPr>
    </w:lvl>
    <w:lvl w:ilvl="6">
      <w:start w:val="1"/>
      <w:numFmt w:val="decimal"/>
      <w:lvlText w:val="%1.%2.%3.%4.%5.%6.%7"/>
      <w:lvlJc w:val="left"/>
      <w:pPr>
        <w:ind w:left="1440" w:hanging="1440"/>
      </w:pPr>
      <w:rPr>
        <w:rFonts w:asciiTheme="majorHAnsi" w:eastAsiaTheme="majorEastAsia" w:hAnsiTheme="majorHAnsi" w:cstheme="majorBidi" w:hint="default"/>
        <w:sz w:val="32"/>
      </w:rPr>
    </w:lvl>
    <w:lvl w:ilvl="7">
      <w:start w:val="1"/>
      <w:numFmt w:val="decimal"/>
      <w:lvlText w:val="%1.%2.%3.%4.%5.%6.%7.%8"/>
      <w:lvlJc w:val="left"/>
      <w:pPr>
        <w:ind w:left="1800" w:hanging="1800"/>
      </w:pPr>
      <w:rPr>
        <w:rFonts w:asciiTheme="majorHAnsi" w:eastAsiaTheme="majorEastAsia" w:hAnsiTheme="majorHAnsi" w:cstheme="majorBidi" w:hint="default"/>
        <w:sz w:val="32"/>
      </w:rPr>
    </w:lvl>
    <w:lvl w:ilvl="8">
      <w:start w:val="1"/>
      <w:numFmt w:val="decimal"/>
      <w:lvlText w:val="%1.%2.%3.%4.%5.%6.%7.%8.%9"/>
      <w:lvlJc w:val="left"/>
      <w:pPr>
        <w:ind w:left="1800" w:hanging="1800"/>
      </w:pPr>
      <w:rPr>
        <w:rFonts w:asciiTheme="majorHAnsi" w:eastAsiaTheme="majorEastAsia" w:hAnsiTheme="majorHAnsi" w:cstheme="majorBidi" w:hint="default"/>
        <w:sz w:val="32"/>
      </w:rPr>
    </w:lvl>
  </w:abstractNum>
  <w:abstractNum w:abstractNumId="32" w15:restartNumberingAfterBreak="0">
    <w:nsid w:val="704C66F7"/>
    <w:multiLevelType w:val="hybridMultilevel"/>
    <w:tmpl w:val="32FA223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3" w15:restartNumberingAfterBreak="0">
    <w:nsid w:val="72657885"/>
    <w:multiLevelType w:val="hybridMultilevel"/>
    <w:tmpl w:val="66402B10"/>
    <w:lvl w:ilvl="0" w:tplc="8692180C">
      <w:start w:val="1"/>
      <w:numFmt w:val="bullet"/>
      <w:lvlText w:val=""/>
      <w:lvlJc w:val="left"/>
      <w:pPr>
        <w:ind w:left="720" w:hanging="360"/>
      </w:pPr>
      <w:rPr>
        <w:rFonts w:ascii="Symbol" w:hAnsi="Symbol" w:hint="default"/>
      </w:rPr>
    </w:lvl>
    <w:lvl w:ilvl="1" w:tplc="D418215E">
      <w:start w:val="1"/>
      <w:numFmt w:val="bullet"/>
      <w:lvlText w:val="o"/>
      <w:lvlJc w:val="left"/>
      <w:pPr>
        <w:ind w:left="1440" w:hanging="360"/>
      </w:pPr>
      <w:rPr>
        <w:rFonts w:ascii="Courier New" w:hAnsi="Courier New" w:hint="default"/>
      </w:rPr>
    </w:lvl>
    <w:lvl w:ilvl="2" w:tplc="81449F8A">
      <w:start w:val="1"/>
      <w:numFmt w:val="bullet"/>
      <w:lvlText w:val=""/>
      <w:lvlJc w:val="left"/>
      <w:pPr>
        <w:ind w:left="2160" w:hanging="360"/>
      </w:pPr>
      <w:rPr>
        <w:rFonts w:ascii="Wingdings" w:hAnsi="Wingdings" w:hint="default"/>
      </w:rPr>
    </w:lvl>
    <w:lvl w:ilvl="3" w:tplc="E3AA8FAE">
      <w:start w:val="1"/>
      <w:numFmt w:val="bullet"/>
      <w:lvlText w:val=""/>
      <w:lvlJc w:val="left"/>
      <w:pPr>
        <w:ind w:left="2880" w:hanging="360"/>
      </w:pPr>
      <w:rPr>
        <w:rFonts w:ascii="Symbol" w:hAnsi="Symbol" w:hint="default"/>
      </w:rPr>
    </w:lvl>
    <w:lvl w:ilvl="4" w:tplc="8D543486">
      <w:start w:val="1"/>
      <w:numFmt w:val="bullet"/>
      <w:lvlText w:val="o"/>
      <w:lvlJc w:val="left"/>
      <w:pPr>
        <w:ind w:left="3600" w:hanging="360"/>
      </w:pPr>
      <w:rPr>
        <w:rFonts w:ascii="Courier New" w:hAnsi="Courier New" w:hint="default"/>
      </w:rPr>
    </w:lvl>
    <w:lvl w:ilvl="5" w:tplc="7A70836C">
      <w:start w:val="1"/>
      <w:numFmt w:val="bullet"/>
      <w:lvlText w:val=""/>
      <w:lvlJc w:val="left"/>
      <w:pPr>
        <w:ind w:left="4320" w:hanging="360"/>
      </w:pPr>
      <w:rPr>
        <w:rFonts w:ascii="Wingdings" w:hAnsi="Wingdings" w:hint="default"/>
      </w:rPr>
    </w:lvl>
    <w:lvl w:ilvl="6" w:tplc="30E64DF8">
      <w:start w:val="1"/>
      <w:numFmt w:val="bullet"/>
      <w:lvlText w:val=""/>
      <w:lvlJc w:val="left"/>
      <w:pPr>
        <w:ind w:left="5040" w:hanging="360"/>
      </w:pPr>
      <w:rPr>
        <w:rFonts w:ascii="Symbol" w:hAnsi="Symbol" w:hint="default"/>
      </w:rPr>
    </w:lvl>
    <w:lvl w:ilvl="7" w:tplc="81D0A004">
      <w:start w:val="1"/>
      <w:numFmt w:val="bullet"/>
      <w:lvlText w:val="o"/>
      <w:lvlJc w:val="left"/>
      <w:pPr>
        <w:ind w:left="5760" w:hanging="360"/>
      </w:pPr>
      <w:rPr>
        <w:rFonts w:ascii="Courier New" w:hAnsi="Courier New" w:hint="default"/>
      </w:rPr>
    </w:lvl>
    <w:lvl w:ilvl="8" w:tplc="4D6464E8">
      <w:start w:val="1"/>
      <w:numFmt w:val="bullet"/>
      <w:lvlText w:val=""/>
      <w:lvlJc w:val="left"/>
      <w:pPr>
        <w:ind w:left="6480" w:hanging="360"/>
      </w:pPr>
      <w:rPr>
        <w:rFonts w:ascii="Wingdings" w:hAnsi="Wingdings" w:hint="default"/>
      </w:rPr>
    </w:lvl>
  </w:abstractNum>
  <w:abstractNum w:abstractNumId="34" w15:restartNumberingAfterBreak="0">
    <w:nsid w:val="737D7E94"/>
    <w:multiLevelType w:val="hybridMultilevel"/>
    <w:tmpl w:val="0B92394E"/>
    <w:lvl w:ilvl="0" w:tplc="B9BCEBE2">
      <w:start w:val="1"/>
      <w:numFmt w:val="bullet"/>
      <w:lvlText w:val=""/>
      <w:lvlJc w:val="left"/>
      <w:pPr>
        <w:ind w:left="720" w:hanging="360"/>
      </w:pPr>
      <w:rPr>
        <w:rFonts w:ascii="Symbol" w:hAnsi="Symbol" w:hint="default"/>
      </w:rPr>
    </w:lvl>
    <w:lvl w:ilvl="1" w:tplc="D71E229C">
      <w:start w:val="1"/>
      <w:numFmt w:val="bullet"/>
      <w:lvlText w:val="o"/>
      <w:lvlJc w:val="left"/>
      <w:pPr>
        <w:ind w:left="1440" w:hanging="360"/>
      </w:pPr>
      <w:rPr>
        <w:rFonts w:ascii="Courier New" w:hAnsi="Courier New" w:hint="default"/>
      </w:rPr>
    </w:lvl>
    <w:lvl w:ilvl="2" w:tplc="2A5C860A">
      <w:start w:val="1"/>
      <w:numFmt w:val="bullet"/>
      <w:lvlText w:val=""/>
      <w:lvlJc w:val="left"/>
      <w:pPr>
        <w:ind w:left="2160" w:hanging="360"/>
      </w:pPr>
      <w:rPr>
        <w:rFonts w:ascii="Wingdings" w:hAnsi="Wingdings" w:hint="default"/>
      </w:rPr>
    </w:lvl>
    <w:lvl w:ilvl="3" w:tplc="D7929DC6">
      <w:start w:val="1"/>
      <w:numFmt w:val="bullet"/>
      <w:lvlText w:val=""/>
      <w:lvlJc w:val="left"/>
      <w:pPr>
        <w:ind w:left="2880" w:hanging="360"/>
      </w:pPr>
      <w:rPr>
        <w:rFonts w:ascii="Symbol" w:hAnsi="Symbol" w:hint="default"/>
      </w:rPr>
    </w:lvl>
    <w:lvl w:ilvl="4" w:tplc="534A8F44">
      <w:start w:val="1"/>
      <w:numFmt w:val="bullet"/>
      <w:lvlText w:val="o"/>
      <w:lvlJc w:val="left"/>
      <w:pPr>
        <w:ind w:left="3600" w:hanging="360"/>
      </w:pPr>
      <w:rPr>
        <w:rFonts w:ascii="Courier New" w:hAnsi="Courier New" w:hint="default"/>
      </w:rPr>
    </w:lvl>
    <w:lvl w:ilvl="5" w:tplc="8730C26A">
      <w:start w:val="1"/>
      <w:numFmt w:val="bullet"/>
      <w:lvlText w:val=""/>
      <w:lvlJc w:val="left"/>
      <w:pPr>
        <w:ind w:left="4320" w:hanging="360"/>
      </w:pPr>
      <w:rPr>
        <w:rFonts w:ascii="Wingdings" w:hAnsi="Wingdings" w:hint="default"/>
      </w:rPr>
    </w:lvl>
    <w:lvl w:ilvl="6" w:tplc="F334A706">
      <w:start w:val="1"/>
      <w:numFmt w:val="bullet"/>
      <w:lvlText w:val=""/>
      <w:lvlJc w:val="left"/>
      <w:pPr>
        <w:ind w:left="5040" w:hanging="360"/>
      </w:pPr>
      <w:rPr>
        <w:rFonts w:ascii="Symbol" w:hAnsi="Symbol" w:hint="default"/>
      </w:rPr>
    </w:lvl>
    <w:lvl w:ilvl="7" w:tplc="02468C8C">
      <w:start w:val="1"/>
      <w:numFmt w:val="bullet"/>
      <w:lvlText w:val="o"/>
      <w:lvlJc w:val="left"/>
      <w:pPr>
        <w:ind w:left="5760" w:hanging="360"/>
      </w:pPr>
      <w:rPr>
        <w:rFonts w:ascii="Courier New" w:hAnsi="Courier New" w:hint="default"/>
      </w:rPr>
    </w:lvl>
    <w:lvl w:ilvl="8" w:tplc="53E25D08">
      <w:start w:val="1"/>
      <w:numFmt w:val="bullet"/>
      <w:lvlText w:val=""/>
      <w:lvlJc w:val="left"/>
      <w:pPr>
        <w:ind w:left="6480" w:hanging="360"/>
      </w:pPr>
      <w:rPr>
        <w:rFonts w:ascii="Wingdings" w:hAnsi="Wingdings" w:hint="default"/>
      </w:rPr>
    </w:lvl>
  </w:abstractNum>
  <w:num w:numId="1" w16cid:durableId="459110112">
    <w:abstractNumId w:val="22"/>
  </w:num>
  <w:num w:numId="2" w16cid:durableId="1503815808">
    <w:abstractNumId w:val="9"/>
  </w:num>
  <w:num w:numId="3" w16cid:durableId="132917525">
    <w:abstractNumId w:val="4"/>
  </w:num>
  <w:num w:numId="4" w16cid:durableId="1796874962">
    <w:abstractNumId w:val="13"/>
  </w:num>
  <w:num w:numId="5" w16cid:durableId="2137064708">
    <w:abstractNumId w:val="27"/>
  </w:num>
  <w:num w:numId="6" w16cid:durableId="573128680">
    <w:abstractNumId w:val="3"/>
  </w:num>
  <w:num w:numId="7" w16cid:durableId="481578686">
    <w:abstractNumId w:val="34"/>
  </w:num>
  <w:num w:numId="8" w16cid:durableId="786699540">
    <w:abstractNumId w:val="12"/>
  </w:num>
  <w:num w:numId="9" w16cid:durableId="1977877443">
    <w:abstractNumId w:val="1"/>
  </w:num>
  <w:num w:numId="10" w16cid:durableId="1418284938">
    <w:abstractNumId w:val="19"/>
  </w:num>
  <w:num w:numId="11" w16cid:durableId="1062018151">
    <w:abstractNumId w:val="33"/>
  </w:num>
  <w:num w:numId="12" w16cid:durableId="1355039837">
    <w:abstractNumId w:val="15"/>
  </w:num>
  <w:num w:numId="13" w16cid:durableId="1537238423">
    <w:abstractNumId w:val="23"/>
  </w:num>
  <w:num w:numId="14" w16cid:durableId="1316496934">
    <w:abstractNumId w:val="28"/>
  </w:num>
  <w:num w:numId="15" w16cid:durableId="1742681307">
    <w:abstractNumId w:val="16"/>
  </w:num>
  <w:num w:numId="16" w16cid:durableId="1691880223">
    <w:abstractNumId w:val="31"/>
  </w:num>
  <w:num w:numId="17" w16cid:durableId="1554318005">
    <w:abstractNumId w:val="32"/>
  </w:num>
  <w:num w:numId="18" w16cid:durableId="1379938388">
    <w:abstractNumId w:val="14"/>
  </w:num>
  <w:num w:numId="19" w16cid:durableId="88240425">
    <w:abstractNumId w:val="5"/>
  </w:num>
  <w:num w:numId="20" w16cid:durableId="1415668450">
    <w:abstractNumId w:val="18"/>
  </w:num>
  <w:num w:numId="21" w16cid:durableId="524251054">
    <w:abstractNumId w:val="20"/>
  </w:num>
  <w:num w:numId="22" w16cid:durableId="1094327032">
    <w:abstractNumId w:val="2"/>
  </w:num>
  <w:num w:numId="23" w16cid:durableId="417601508">
    <w:abstractNumId w:val="24"/>
  </w:num>
  <w:num w:numId="24" w16cid:durableId="2067561845">
    <w:abstractNumId w:val="25"/>
  </w:num>
  <w:num w:numId="25" w16cid:durableId="1624264939">
    <w:abstractNumId w:val="8"/>
  </w:num>
  <w:num w:numId="26" w16cid:durableId="272173533">
    <w:abstractNumId w:val="0"/>
  </w:num>
  <w:num w:numId="27" w16cid:durableId="1255936989">
    <w:abstractNumId w:val="21"/>
  </w:num>
  <w:num w:numId="28" w16cid:durableId="1006174726">
    <w:abstractNumId w:val="26"/>
  </w:num>
  <w:num w:numId="29" w16cid:durableId="1997341903">
    <w:abstractNumId w:val="29"/>
  </w:num>
  <w:num w:numId="30" w16cid:durableId="319308998">
    <w:abstractNumId w:val="6"/>
  </w:num>
  <w:num w:numId="31" w16cid:durableId="626740101">
    <w:abstractNumId w:val="17"/>
  </w:num>
  <w:num w:numId="32" w16cid:durableId="1361784137">
    <w:abstractNumId w:val="10"/>
  </w:num>
  <w:num w:numId="33" w16cid:durableId="1532458332">
    <w:abstractNumId w:val="11"/>
  </w:num>
  <w:num w:numId="34" w16cid:durableId="82147068">
    <w:abstractNumId w:val="30"/>
  </w:num>
  <w:num w:numId="35" w16cid:durableId="2696300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Watts">
    <w15:presenceInfo w15:providerId="AD" w15:userId="S::mhwatts@uwaterloo.ca::a534056a-6150-43ba-87bd-686e772a5b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3DAEA9"/>
    <w:rsid w:val="000021B3"/>
    <w:rsid w:val="0000232B"/>
    <w:rsid w:val="00002B2C"/>
    <w:rsid w:val="00002D73"/>
    <w:rsid w:val="00002EE6"/>
    <w:rsid w:val="000056FA"/>
    <w:rsid w:val="00005C5A"/>
    <w:rsid w:val="00005EA9"/>
    <w:rsid w:val="00006463"/>
    <w:rsid w:val="00006D10"/>
    <w:rsid w:val="00006EA5"/>
    <w:rsid w:val="00007395"/>
    <w:rsid w:val="000101D6"/>
    <w:rsid w:val="000106D3"/>
    <w:rsid w:val="00012168"/>
    <w:rsid w:val="000122B2"/>
    <w:rsid w:val="00013498"/>
    <w:rsid w:val="00013AF0"/>
    <w:rsid w:val="00015FC8"/>
    <w:rsid w:val="000161F4"/>
    <w:rsid w:val="00016273"/>
    <w:rsid w:val="00016759"/>
    <w:rsid w:val="000168B1"/>
    <w:rsid w:val="00016DC7"/>
    <w:rsid w:val="00016FCD"/>
    <w:rsid w:val="00017225"/>
    <w:rsid w:val="00020725"/>
    <w:rsid w:val="00021848"/>
    <w:rsid w:val="000220EE"/>
    <w:rsid w:val="00022312"/>
    <w:rsid w:val="00023BB2"/>
    <w:rsid w:val="00025BB5"/>
    <w:rsid w:val="0002608A"/>
    <w:rsid w:val="00027087"/>
    <w:rsid w:val="00027A9A"/>
    <w:rsid w:val="0003093B"/>
    <w:rsid w:val="000311DA"/>
    <w:rsid w:val="000312FA"/>
    <w:rsid w:val="000320C3"/>
    <w:rsid w:val="00033192"/>
    <w:rsid w:val="00033C95"/>
    <w:rsid w:val="00034C1E"/>
    <w:rsid w:val="0003519D"/>
    <w:rsid w:val="00035DEA"/>
    <w:rsid w:val="00035EA0"/>
    <w:rsid w:val="00040ECA"/>
    <w:rsid w:val="00041C3B"/>
    <w:rsid w:val="00042EB5"/>
    <w:rsid w:val="00042EBA"/>
    <w:rsid w:val="00043775"/>
    <w:rsid w:val="0004409B"/>
    <w:rsid w:val="000443F8"/>
    <w:rsid w:val="000457D1"/>
    <w:rsid w:val="00045B24"/>
    <w:rsid w:val="000478C5"/>
    <w:rsid w:val="00050768"/>
    <w:rsid w:val="000507A2"/>
    <w:rsid w:val="0005179F"/>
    <w:rsid w:val="000517B1"/>
    <w:rsid w:val="00053A2D"/>
    <w:rsid w:val="00054209"/>
    <w:rsid w:val="00054F92"/>
    <w:rsid w:val="00055F2A"/>
    <w:rsid w:val="00060052"/>
    <w:rsid w:val="00061A6D"/>
    <w:rsid w:val="0006208A"/>
    <w:rsid w:val="00062F3F"/>
    <w:rsid w:val="00063742"/>
    <w:rsid w:val="000641A0"/>
    <w:rsid w:val="000642ED"/>
    <w:rsid w:val="0006478F"/>
    <w:rsid w:val="000660AB"/>
    <w:rsid w:val="00066E61"/>
    <w:rsid w:val="000676F6"/>
    <w:rsid w:val="0007080E"/>
    <w:rsid w:val="0007105D"/>
    <w:rsid w:val="00071ECB"/>
    <w:rsid w:val="00072078"/>
    <w:rsid w:val="0007215E"/>
    <w:rsid w:val="00072EF7"/>
    <w:rsid w:val="0007316A"/>
    <w:rsid w:val="0007561B"/>
    <w:rsid w:val="000757EF"/>
    <w:rsid w:val="00075EEF"/>
    <w:rsid w:val="00076FE2"/>
    <w:rsid w:val="00077636"/>
    <w:rsid w:val="00077B78"/>
    <w:rsid w:val="00080862"/>
    <w:rsid w:val="00081EBA"/>
    <w:rsid w:val="00082690"/>
    <w:rsid w:val="00084298"/>
    <w:rsid w:val="000846C4"/>
    <w:rsid w:val="000849EF"/>
    <w:rsid w:val="000854CF"/>
    <w:rsid w:val="00086E5B"/>
    <w:rsid w:val="00087355"/>
    <w:rsid w:val="00087779"/>
    <w:rsid w:val="00087D4D"/>
    <w:rsid w:val="0009030E"/>
    <w:rsid w:val="00090320"/>
    <w:rsid w:val="00090AFE"/>
    <w:rsid w:val="00090C2F"/>
    <w:rsid w:val="00090DD8"/>
    <w:rsid w:val="000917E6"/>
    <w:rsid w:val="000923B3"/>
    <w:rsid w:val="00092FD0"/>
    <w:rsid w:val="00094D2C"/>
    <w:rsid w:val="00094D7B"/>
    <w:rsid w:val="00095FE8"/>
    <w:rsid w:val="00096FD9"/>
    <w:rsid w:val="00097122"/>
    <w:rsid w:val="000973F8"/>
    <w:rsid w:val="00097543"/>
    <w:rsid w:val="000A024A"/>
    <w:rsid w:val="000A0BAE"/>
    <w:rsid w:val="000A0D9A"/>
    <w:rsid w:val="000A20A5"/>
    <w:rsid w:val="000A22C3"/>
    <w:rsid w:val="000A3ECD"/>
    <w:rsid w:val="000A3F66"/>
    <w:rsid w:val="000A41A8"/>
    <w:rsid w:val="000A46F2"/>
    <w:rsid w:val="000A55AB"/>
    <w:rsid w:val="000A5B19"/>
    <w:rsid w:val="000A6107"/>
    <w:rsid w:val="000A6645"/>
    <w:rsid w:val="000A6A04"/>
    <w:rsid w:val="000A7F95"/>
    <w:rsid w:val="000A7F9C"/>
    <w:rsid w:val="000B04F6"/>
    <w:rsid w:val="000B081F"/>
    <w:rsid w:val="000B0D90"/>
    <w:rsid w:val="000B12B5"/>
    <w:rsid w:val="000B1C48"/>
    <w:rsid w:val="000B1FC9"/>
    <w:rsid w:val="000B2243"/>
    <w:rsid w:val="000B27DF"/>
    <w:rsid w:val="000B2BE6"/>
    <w:rsid w:val="000B2ED4"/>
    <w:rsid w:val="000B41E3"/>
    <w:rsid w:val="000B5806"/>
    <w:rsid w:val="000B62B4"/>
    <w:rsid w:val="000B6584"/>
    <w:rsid w:val="000B677E"/>
    <w:rsid w:val="000B7C65"/>
    <w:rsid w:val="000C03C2"/>
    <w:rsid w:val="000C0A8E"/>
    <w:rsid w:val="000C157F"/>
    <w:rsid w:val="000C1A86"/>
    <w:rsid w:val="000C2A8D"/>
    <w:rsid w:val="000C2FED"/>
    <w:rsid w:val="000C350C"/>
    <w:rsid w:val="000C3D8F"/>
    <w:rsid w:val="000C496A"/>
    <w:rsid w:val="000C4B87"/>
    <w:rsid w:val="000C53D0"/>
    <w:rsid w:val="000C56CF"/>
    <w:rsid w:val="000C5CAD"/>
    <w:rsid w:val="000C5F40"/>
    <w:rsid w:val="000C605D"/>
    <w:rsid w:val="000C6560"/>
    <w:rsid w:val="000C6DAD"/>
    <w:rsid w:val="000C6ECB"/>
    <w:rsid w:val="000C7524"/>
    <w:rsid w:val="000D126B"/>
    <w:rsid w:val="000D211A"/>
    <w:rsid w:val="000D28CD"/>
    <w:rsid w:val="000D325D"/>
    <w:rsid w:val="000D33F5"/>
    <w:rsid w:val="000D38E9"/>
    <w:rsid w:val="000D3F0F"/>
    <w:rsid w:val="000D40FF"/>
    <w:rsid w:val="000D5F44"/>
    <w:rsid w:val="000D61BB"/>
    <w:rsid w:val="000D6D31"/>
    <w:rsid w:val="000D6E82"/>
    <w:rsid w:val="000E0285"/>
    <w:rsid w:val="000E04F5"/>
    <w:rsid w:val="000E0971"/>
    <w:rsid w:val="000E0C8B"/>
    <w:rsid w:val="000E1FFD"/>
    <w:rsid w:val="000E4028"/>
    <w:rsid w:val="000E4A23"/>
    <w:rsid w:val="000E5683"/>
    <w:rsid w:val="000E5AD1"/>
    <w:rsid w:val="000E6314"/>
    <w:rsid w:val="000E64E2"/>
    <w:rsid w:val="000E6CA9"/>
    <w:rsid w:val="000F03DF"/>
    <w:rsid w:val="000F0447"/>
    <w:rsid w:val="000F0D22"/>
    <w:rsid w:val="000F0D78"/>
    <w:rsid w:val="000F2223"/>
    <w:rsid w:val="000F2466"/>
    <w:rsid w:val="000F2F34"/>
    <w:rsid w:val="000F64DE"/>
    <w:rsid w:val="000F6502"/>
    <w:rsid w:val="000F6936"/>
    <w:rsid w:val="00101B3D"/>
    <w:rsid w:val="00102397"/>
    <w:rsid w:val="00102500"/>
    <w:rsid w:val="0010261A"/>
    <w:rsid w:val="00102CAE"/>
    <w:rsid w:val="00103409"/>
    <w:rsid w:val="00104190"/>
    <w:rsid w:val="001078B6"/>
    <w:rsid w:val="001078D9"/>
    <w:rsid w:val="00107DFF"/>
    <w:rsid w:val="00110B5C"/>
    <w:rsid w:val="00110E64"/>
    <w:rsid w:val="001113F2"/>
    <w:rsid w:val="00111656"/>
    <w:rsid w:val="0011244E"/>
    <w:rsid w:val="00112829"/>
    <w:rsid w:val="00113301"/>
    <w:rsid w:val="00113DFA"/>
    <w:rsid w:val="0011413D"/>
    <w:rsid w:val="00114424"/>
    <w:rsid w:val="00115BB3"/>
    <w:rsid w:val="00116624"/>
    <w:rsid w:val="001209CD"/>
    <w:rsid w:val="00122143"/>
    <w:rsid w:val="00122475"/>
    <w:rsid w:val="001249DF"/>
    <w:rsid w:val="00125396"/>
    <w:rsid w:val="00126AAD"/>
    <w:rsid w:val="00126E76"/>
    <w:rsid w:val="0013131D"/>
    <w:rsid w:val="001320BF"/>
    <w:rsid w:val="001323AB"/>
    <w:rsid w:val="0013336C"/>
    <w:rsid w:val="0013493F"/>
    <w:rsid w:val="00134F34"/>
    <w:rsid w:val="00135D92"/>
    <w:rsid w:val="0013625E"/>
    <w:rsid w:val="00137597"/>
    <w:rsid w:val="00137FFC"/>
    <w:rsid w:val="00141F3F"/>
    <w:rsid w:val="001421EF"/>
    <w:rsid w:val="001426F3"/>
    <w:rsid w:val="00142CC3"/>
    <w:rsid w:val="001435E1"/>
    <w:rsid w:val="001449AE"/>
    <w:rsid w:val="00146198"/>
    <w:rsid w:val="0014678B"/>
    <w:rsid w:val="00146B63"/>
    <w:rsid w:val="00146CAB"/>
    <w:rsid w:val="001476D4"/>
    <w:rsid w:val="001504A2"/>
    <w:rsid w:val="001507F5"/>
    <w:rsid w:val="0015255B"/>
    <w:rsid w:val="0015303F"/>
    <w:rsid w:val="001534B3"/>
    <w:rsid w:val="00155471"/>
    <w:rsid w:val="001573AF"/>
    <w:rsid w:val="00157617"/>
    <w:rsid w:val="001579B8"/>
    <w:rsid w:val="00157B38"/>
    <w:rsid w:val="00157FEC"/>
    <w:rsid w:val="001613BF"/>
    <w:rsid w:val="00161B27"/>
    <w:rsid w:val="00161F70"/>
    <w:rsid w:val="0016278A"/>
    <w:rsid w:val="00163530"/>
    <w:rsid w:val="0016354E"/>
    <w:rsid w:val="0016481C"/>
    <w:rsid w:val="00164CA6"/>
    <w:rsid w:val="0016627F"/>
    <w:rsid w:val="00166291"/>
    <w:rsid w:val="001702DA"/>
    <w:rsid w:val="00170423"/>
    <w:rsid w:val="00170E86"/>
    <w:rsid w:val="0017184A"/>
    <w:rsid w:val="00172FB7"/>
    <w:rsid w:val="0017390D"/>
    <w:rsid w:val="00173A5D"/>
    <w:rsid w:val="00173C2C"/>
    <w:rsid w:val="00173DB6"/>
    <w:rsid w:val="001741D0"/>
    <w:rsid w:val="001745B2"/>
    <w:rsid w:val="00174BF8"/>
    <w:rsid w:val="00174E9C"/>
    <w:rsid w:val="00174F7D"/>
    <w:rsid w:val="001751AA"/>
    <w:rsid w:val="00175FBC"/>
    <w:rsid w:val="00176278"/>
    <w:rsid w:val="00176828"/>
    <w:rsid w:val="00176FB2"/>
    <w:rsid w:val="0018130F"/>
    <w:rsid w:val="001815E3"/>
    <w:rsid w:val="00181FBE"/>
    <w:rsid w:val="00182D11"/>
    <w:rsid w:val="00183086"/>
    <w:rsid w:val="00183B84"/>
    <w:rsid w:val="001841AA"/>
    <w:rsid w:val="00184714"/>
    <w:rsid w:val="00184EBC"/>
    <w:rsid w:val="001855EE"/>
    <w:rsid w:val="001862ED"/>
    <w:rsid w:val="00186DFD"/>
    <w:rsid w:val="001872D4"/>
    <w:rsid w:val="00187ED7"/>
    <w:rsid w:val="00192918"/>
    <w:rsid w:val="0019291F"/>
    <w:rsid w:val="00193C46"/>
    <w:rsid w:val="00194B77"/>
    <w:rsid w:val="0019582A"/>
    <w:rsid w:val="00195C77"/>
    <w:rsid w:val="00196078"/>
    <w:rsid w:val="00197120"/>
    <w:rsid w:val="00197699"/>
    <w:rsid w:val="001A029A"/>
    <w:rsid w:val="001A05D8"/>
    <w:rsid w:val="001A17A5"/>
    <w:rsid w:val="001A181C"/>
    <w:rsid w:val="001A1C32"/>
    <w:rsid w:val="001A1DA9"/>
    <w:rsid w:val="001A3388"/>
    <w:rsid w:val="001A339D"/>
    <w:rsid w:val="001A3813"/>
    <w:rsid w:val="001A3D2C"/>
    <w:rsid w:val="001A585A"/>
    <w:rsid w:val="001A64A2"/>
    <w:rsid w:val="001A6AEF"/>
    <w:rsid w:val="001A6E6A"/>
    <w:rsid w:val="001A758A"/>
    <w:rsid w:val="001A7D2C"/>
    <w:rsid w:val="001B09B0"/>
    <w:rsid w:val="001B159B"/>
    <w:rsid w:val="001B1FAA"/>
    <w:rsid w:val="001B221F"/>
    <w:rsid w:val="001B287F"/>
    <w:rsid w:val="001B2898"/>
    <w:rsid w:val="001B2BA0"/>
    <w:rsid w:val="001B57FD"/>
    <w:rsid w:val="001B58CC"/>
    <w:rsid w:val="001B5EC8"/>
    <w:rsid w:val="001B6AAE"/>
    <w:rsid w:val="001B74C7"/>
    <w:rsid w:val="001B78CF"/>
    <w:rsid w:val="001B7ACA"/>
    <w:rsid w:val="001B7FA5"/>
    <w:rsid w:val="001C015B"/>
    <w:rsid w:val="001C024D"/>
    <w:rsid w:val="001C166A"/>
    <w:rsid w:val="001C173B"/>
    <w:rsid w:val="001C2B81"/>
    <w:rsid w:val="001C304C"/>
    <w:rsid w:val="001C399A"/>
    <w:rsid w:val="001C4082"/>
    <w:rsid w:val="001C5824"/>
    <w:rsid w:val="001C7194"/>
    <w:rsid w:val="001C7969"/>
    <w:rsid w:val="001D0738"/>
    <w:rsid w:val="001D131C"/>
    <w:rsid w:val="001D1940"/>
    <w:rsid w:val="001D426B"/>
    <w:rsid w:val="001D435D"/>
    <w:rsid w:val="001D5430"/>
    <w:rsid w:val="001D6668"/>
    <w:rsid w:val="001D72FE"/>
    <w:rsid w:val="001D7DD5"/>
    <w:rsid w:val="001E2404"/>
    <w:rsid w:val="001E2A3D"/>
    <w:rsid w:val="001E33EC"/>
    <w:rsid w:val="001E399C"/>
    <w:rsid w:val="001E45B5"/>
    <w:rsid w:val="001E468C"/>
    <w:rsid w:val="001E5369"/>
    <w:rsid w:val="001E5712"/>
    <w:rsid w:val="001E57EF"/>
    <w:rsid w:val="001E665D"/>
    <w:rsid w:val="001F24A4"/>
    <w:rsid w:val="001F28EC"/>
    <w:rsid w:val="001F4248"/>
    <w:rsid w:val="001F42DB"/>
    <w:rsid w:val="001F4750"/>
    <w:rsid w:val="001F4990"/>
    <w:rsid w:val="001F49CD"/>
    <w:rsid w:val="001F5356"/>
    <w:rsid w:val="001F62AB"/>
    <w:rsid w:val="001F697C"/>
    <w:rsid w:val="001F7C8D"/>
    <w:rsid w:val="0020001C"/>
    <w:rsid w:val="002001D1"/>
    <w:rsid w:val="00201A58"/>
    <w:rsid w:val="00202E91"/>
    <w:rsid w:val="00203A26"/>
    <w:rsid w:val="00203C00"/>
    <w:rsid w:val="00203F53"/>
    <w:rsid w:val="002045F7"/>
    <w:rsid w:val="00204A28"/>
    <w:rsid w:val="0020520A"/>
    <w:rsid w:val="00205444"/>
    <w:rsid w:val="00205CF4"/>
    <w:rsid w:val="002063A5"/>
    <w:rsid w:val="002065C6"/>
    <w:rsid w:val="00206A89"/>
    <w:rsid w:val="00207105"/>
    <w:rsid w:val="0020710F"/>
    <w:rsid w:val="00210A66"/>
    <w:rsid w:val="00212203"/>
    <w:rsid w:val="002143E1"/>
    <w:rsid w:val="00216290"/>
    <w:rsid w:val="002178B4"/>
    <w:rsid w:val="00220765"/>
    <w:rsid w:val="00221E9D"/>
    <w:rsid w:val="00222D4B"/>
    <w:rsid w:val="00223087"/>
    <w:rsid w:val="00223AC1"/>
    <w:rsid w:val="00223D02"/>
    <w:rsid w:val="0022554F"/>
    <w:rsid w:val="00225986"/>
    <w:rsid w:val="0022662F"/>
    <w:rsid w:val="00226962"/>
    <w:rsid w:val="00226FFD"/>
    <w:rsid w:val="00227B97"/>
    <w:rsid w:val="00227EF6"/>
    <w:rsid w:val="00227FCA"/>
    <w:rsid w:val="00230157"/>
    <w:rsid w:val="002316CA"/>
    <w:rsid w:val="0023328B"/>
    <w:rsid w:val="00233346"/>
    <w:rsid w:val="002353C8"/>
    <w:rsid w:val="002360E3"/>
    <w:rsid w:val="002364E0"/>
    <w:rsid w:val="002367B9"/>
    <w:rsid w:val="002401D3"/>
    <w:rsid w:val="002404CC"/>
    <w:rsid w:val="00240B88"/>
    <w:rsid w:val="00241360"/>
    <w:rsid w:val="002433EC"/>
    <w:rsid w:val="00243573"/>
    <w:rsid w:val="002439E8"/>
    <w:rsid w:val="00244B2E"/>
    <w:rsid w:val="00244D39"/>
    <w:rsid w:val="00244DF2"/>
    <w:rsid w:val="002450A7"/>
    <w:rsid w:val="002450BF"/>
    <w:rsid w:val="0024561B"/>
    <w:rsid w:val="002459D1"/>
    <w:rsid w:val="00247CF1"/>
    <w:rsid w:val="00247FC2"/>
    <w:rsid w:val="00250824"/>
    <w:rsid w:val="00250F14"/>
    <w:rsid w:val="00252A93"/>
    <w:rsid w:val="0025518D"/>
    <w:rsid w:val="0025570F"/>
    <w:rsid w:val="002558DF"/>
    <w:rsid w:val="00255DEC"/>
    <w:rsid w:val="00256A27"/>
    <w:rsid w:val="00256CC4"/>
    <w:rsid w:val="00257CDA"/>
    <w:rsid w:val="00260A36"/>
    <w:rsid w:val="0026136E"/>
    <w:rsid w:val="00261971"/>
    <w:rsid w:val="00262307"/>
    <w:rsid w:val="0026233D"/>
    <w:rsid w:val="0026234E"/>
    <w:rsid w:val="0026500B"/>
    <w:rsid w:val="00265220"/>
    <w:rsid w:val="00265238"/>
    <w:rsid w:val="00265C0C"/>
    <w:rsid w:val="0026632B"/>
    <w:rsid w:val="00271145"/>
    <w:rsid w:val="0027347D"/>
    <w:rsid w:val="00274659"/>
    <w:rsid w:val="00274D54"/>
    <w:rsid w:val="00274EEA"/>
    <w:rsid w:val="002754CD"/>
    <w:rsid w:val="0027551E"/>
    <w:rsid w:val="00275869"/>
    <w:rsid w:val="002758FC"/>
    <w:rsid w:val="002763B6"/>
    <w:rsid w:val="00276ABF"/>
    <w:rsid w:val="00276BE5"/>
    <w:rsid w:val="002774C2"/>
    <w:rsid w:val="00277573"/>
    <w:rsid w:val="002807CE"/>
    <w:rsid w:val="00280FDE"/>
    <w:rsid w:val="00281CF1"/>
    <w:rsid w:val="00282FBA"/>
    <w:rsid w:val="0028378B"/>
    <w:rsid w:val="0028435E"/>
    <w:rsid w:val="00284A62"/>
    <w:rsid w:val="00285905"/>
    <w:rsid w:val="00285B41"/>
    <w:rsid w:val="002869F1"/>
    <w:rsid w:val="00286EA8"/>
    <w:rsid w:val="00287510"/>
    <w:rsid w:val="00287C61"/>
    <w:rsid w:val="002901A6"/>
    <w:rsid w:val="002905B2"/>
    <w:rsid w:val="0029068E"/>
    <w:rsid w:val="00290FC9"/>
    <w:rsid w:val="002916BD"/>
    <w:rsid w:val="00291F38"/>
    <w:rsid w:val="00292342"/>
    <w:rsid w:val="002928D4"/>
    <w:rsid w:val="00292B58"/>
    <w:rsid w:val="00292FC7"/>
    <w:rsid w:val="002943C5"/>
    <w:rsid w:val="002944C1"/>
    <w:rsid w:val="0029470C"/>
    <w:rsid w:val="002962F9"/>
    <w:rsid w:val="00296386"/>
    <w:rsid w:val="002A0E25"/>
    <w:rsid w:val="002A1611"/>
    <w:rsid w:val="002A2AAA"/>
    <w:rsid w:val="002A54AC"/>
    <w:rsid w:val="002A5769"/>
    <w:rsid w:val="002A6828"/>
    <w:rsid w:val="002A713C"/>
    <w:rsid w:val="002A7709"/>
    <w:rsid w:val="002A77A4"/>
    <w:rsid w:val="002A7CF8"/>
    <w:rsid w:val="002A7F37"/>
    <w:rsid w:val="002A7FF3"/>
    <w:rsid w:val="002B0C74"/>
    <w:rsid w:val="002B1A59"/>
    <w:rsid w:val="002B242F"/>
    <w:rsid w:val="002B2FB6"/>
    <w:rsid w:val="002B3AE1"/>
    <w:rsid w:val="002B5787"/>
    <w:rsid w:val="002B59A2"/>
    <w:rsid w:val="002B5AF5"/>
    <w:rsid w:val="002B6CB7"/>
    <w:rsid w:val="002B7974"/>
    <w:rsid w:val="002B7B07"/>
    <w:rsid w:val="002C0FC8"/>
    <w:rsid w:val="002C113B"/>
    <w:rsid w:val="002C15FF"/>
    <w:rsid w:val="002C40B4"/>
    <w:rsid w:val="002C4653"/>
    <w:rsid w:val="002C530C"/>
    <w:rsid w:val="002C6A0C"/>
    <w:rsid w:val="002C6CD3"/>
    <w:rsid w:val="002C6D06"/>
    <w:rsid w:val="002C74A5"/>
    <w:rsid w:val="002D0A3A"/>
    <w:rsid w:val="002D17BE"/>
    <w:rsid w:val="002D1A06"/>
    <w:rsid w:val="002D29E3"/>
    <w:rsid w:val="002D2C80"/>
    <w:rsid w:val="002D35E7"/>
    <w:rsid w:val="002D3C5C"/>
    <w:rsid w:val="002D43F3"/>
    <w:rsid w:val="002D453D"/>
    <w:rsid w:val="002D534E"/>
    <w:rsid w:val="002D5896"/>
    <w:rsid w:val="002D59C3"/>
    <w:rsid w:val="002D775B"/>
    <w:rsid w:val="002D7B97"/>
    <w:rsid w:val="002D7C3E"/>
    <w:rsid w:val="002E0CA1"/>
    <w:rsid w:val="002E0E7F"/>
    <w:rsid w:val="002E1186"/>
    <w:rsid w:val="002E120D"/>
    <w:rsid w:val="002E1CC3"/>
    <w:rsid w:val="002E2147"/>
    <w:rsid w:val="002E4095"/>
    <w:rsid w:val="002E411A"/>
    <w:rsid w:val="002E4396"/>
    <w:rsid w:val="002E45C8"/>
    <w:rsid w:val="002E6991"/>
    <w:rsid w:val="002E7412"/>
    <w:rsid w:val="002E75F9"/>
    <w:rsid w:val="002E77F6"/>
    <w:rsid w:val="002F0D49"/>
    <w:rsid w:val="002F2472"/>
    <w:rsid w:val="002F3DDB"/>
    <w:rsid w:val="002F43DA"/>
    <w:rsid w:val="002F456E"/>
    <w:rsid w:val="002F4E35"/>
    <w:rsid w:val="002F545E"/>
    <w:rsid w:val="002F546B"/>
    <w:rsid w:val="002F5724"/>
    <w:rsid w:val="002F6C85"/>
    <w:rsid w:val="002F75CB"/>
    <w:rsid w:val="002F7BAF"/>
    <w:rsid w:val="00303C43"/>
    <w:rsid w:val="00304426"/>
    <w:rsid w:val="00305055"/>
    <w:rsid w:val="003056D4"/>
    <w:rsid w:val="00305826"/>
    <w:rsid w:val="00305A15"/>
    <w:rsid w:val="003077F2"/>
    <w:rsid w:val="00310B8E"/>
    <w:rsid w:val="00310C0B"/>
    <w:rsid w:val="00310D64"/>
    <w:rsid w:val="00312089"/>
    <w:rsid w:val="003128F0"/>
    <w:rsid w:val="00315190"/>
    <w:rsid w:val="00316BBF"/>
    <w:rsid w:val="003171D7"/>
    <w:rsid w:val="00317B8C"/>
    <w:rsid w:val="003200ED"/>
    <w:rsid w:val="003202B1"/>
    <w:rsid w:val="0032107F"/>
    <w:rsid w:val="003210E3"/>
    <w:rsid w:val="0032231E"/>
    <w:rsid w:val="00322E12"/>
    <w:rsid w:val="00322EE9"/>
    <w:rsid w:val="003263A0"/>
    <w:rsid w:val="00326401"/>
    <w:rsid w:val="00326F70"/>
    <w:rsid w:val="0032780C"/>
    <w:rsid w:val="0033063E"/>
    <w:rsid w:val="00330B4E"/>
    <w:rsid w:val="00331F46"/>
    <w:rsid w:val="00332F84"/>
    <w:rsid w:val="003343BC"/>
    <w:rsid w:val="00334CE1"/>
    <w:rsid w:val="00334E4C"/>
    <w:rsid w:val="00335A9E"/>
    <w:rsid w:val="00336886"/>
    <w:rsid w:val="003368EC"/>
    <w:rsid w:val="00337300"/>
    <w:rsid w:val="00337CC3"/>
    <w:rsid w:val="00340594"/>
    <w:rsid w:val="00340B77"/>
    <w:rsid w:val="00341615"/>
    <w:rsid w:val="00343199"/>
    <w:rsid w:val="00343476"/>
    <w:rsid w:val="00343A65"/>
    <w:rsid w:val="00343B9D"/>
    <w:rsid w:val="00344185"/>
    <w:rsid w:val="00344488"/>
    <w:rsid w:val="003446DD"/>
    <w:rsid w:val="00345597"/>
    <w:rsid w:val="003470F5"/>
    <w:rsid w:val="00347734"/>
    <w:rsid w:val="00350182"/>
    <w:rsid w:val="0035058F"/>
    <w:rsid w:val="00350A3C"/>
    <w:rsid w:val="0035119E"/>
    <w:rsid w:val="00352F50"/>
    <w:rsid w:val="00354294"/>
    <w:rsid w:val="0035584F"/>
    <w:rsid w:val="0035595A"/>
    <w:rsid w:val="00355998"/>
    <w:rsid w:val="00355D3A"/>
    <w:rsid w:val="003573F6"/>
    <w:rsid w:val="00357744"/>
    <w:rsid w:val="0036053D"/>
    <w:rsid w:val="00360E19"/>
    <w:rsid w:val="00361BCD"/>
    <w:rsid w:val="00362D1A"/>
    <w:rsid w:val="003635C5"/>
    <w:rsid w:val="00364125"/>
    <w:rsid w:val="00365B19"/>
    <w:rsid w:val="00367257"/>
    <w:rsid w:val="00370C0E"/>
    <w:rsid w:val="00370F44"/>
    <w:rsid w:val="00371646"/>
    <w:rsid w:val="00372218"/>
    <w:rsid w:val="00372AE6"/>
    <w:rsid w:val="0037342B"/>
    <w:rsid w:val="00373916"/>
    <w:rsid w:val="00375C81"/>
    <w:rsid w:val="003761BC"/>
    <w:rsid w:val="00376254"/>
    <w:rsid w:val="00376D1A"/>
    <w:rsid w:val="00377780"/>
    <w:rsid w:val="00377E68"/>
    <w:rsid w:val="00377F26"/>
    <w:rsid w:val="00377FDC"/>
    <w:rsid w:val="003801E3"/>
    <w:rsid w:val="003806FD"/>
    <w:rsid w:val="003813F7"/>
    <w:rsid w:val="003827ED"/>
    <w:rsid w:val="003828A2"/>
    <w:rsid w:val="00382923"/>
    <w:rsid w:val="00385803"/>
    <w:rsid w:val="0038670C"/>
    <w:rsid w:val="00386E37"/>
    <w:rsid w:val="003907CB"/>
    <w:rsid w:val="00390E0F"/>
    <w:rsid w:val="003916CC"/>
    <w:rsid w:val="00391E53"/>
    <w:rsid w:val="0039270B"/>
    <w:rsid w:val="00392878"/>
    <w:rsid w:val="003932A5"/>
    <w:rsid w:val="003934F5"/>
    <w:rsid w:val="0039629A"/>
    <w:rsid w:val="003A072F"/>
    <w:rsid w:val="003A09B3"/>
    <w:rsid w:val="003A0AB1"/>
    <w:rsid w:val="003A1173"/>
    <w:rsid w:val="003A1671"/>
    <w:rsid w:val="003A1A77"/>
    <w:rsid w:val="003A2218"/>
    <w:rsid w:val="003A2C99"/>
    <w:rsid w:val="003A3272"/>
    <w:rsid w:val="003A3CBE"/>
    <w:rsid w:val="003A40A5"/>
    <w:rsid w:val="003A41B8"/>
    <w:rsid w:val="003A4A11"/>
    <w:rsid w:val="003A6CC3"/>
    <w:rsid w:val="003A6DCF"/>
    <w:rsid w:val="003A7633"/>
    <w:rsid w:val="003A7692"/>
    <w:rsid w:val="003B078A"/>
    <w:rsid w:val="003B1DDE"/>
    <w:rsid w:val="003B268E"/>
    <w:rsid w:val="003B2BE2"/>
    <w:rsid w:val="003B3EBA"/>
    <w:rsid w:val="003B422E"/>
    <w:rsid w:val="003B45F7"/>
    <w:rsid w:val="003B4B7E"/>
    <w:rsid w:val="003B50C1"/>
    <w:rsid w:val="003B576C"/>
    <w:rsid w:val="003B5D12"/>
    <w:rsid w:val="003B5FF7"/>
    <w:rsid w:val="003B615F"/>
    <w:rsid w:val="003B7682"/>
    <w:rsid w:val="003C0EAA"/>
    <w:rsid w:val="003C1AA2"/>
    <w:rsid w:val="003C1BBB"/>
    <w:rsid w:val="003C2705"/>
    <w:rsid w:val="003C2FC7"/>
    <w:rsid w:val="003C3058"/>
    <w:rsid w:val="003C3F6E"/>
    <w:rsid w:val="003C43C7"/>
    <w:rsid w:val="003C48E1"/>
    <w:rsid w:val="003C4C40"/>
    <w:rsid w:val="003C4C63"/>
    <w:rsid w:val="003C4F92"/>
    <w:rsid w:val="003C79D0"/>
    <w:rsid w:val="003C7EB3"/>
    <w:rsid w:val="003D01F4"/>
    <w:rsid w:val="003D09E0"/>
    <w:rsid w:val="003D11F5"/>
    <w:rsid w:val="003D1504"/>
    <w:rsid w:val="003D23A3"/>
    <w:rsid w:val="003D28D6"/>
    <w:rsid w:val="003D2BB1"/>
    <w:rsid w:val="003D4079"/>
    <w:rsid w:val="003D42B6"/>
    <w:rsid w:val="003D4669"/>
    <w:rsid w:val="003D4C97"/>
    <w:rsid w:val="003D5036"/>
    <w:rsid w:val="003D580C"/>
    <w:rsid w:val="003D61E6"/>
    <w:rsid w:val="003D6AE5"/>
    <w:rsid w:val="003D6F78"/>
    <w:rsid w:val="003E024B"/>
    <w:rsid w:val="003E03B9"/>
    <w:rsid w:val="003E12F6"/>
    <w:rsid w:val="003E14D2"/>
    <w:rsid w:val="003E3B87"/>
    <w:rsid w:val="003E3F83"/>
    <w:rsid w:val="003E6510"/>
    <w:rsid w:val="003E673A"/>
    <w:rsid w:val="003E680F"/>
    <w:rsid w:val="003E6C8C"/>
    <w:rsid w:val="003E7BC7"/>
    <w:rsid w:val="003F0591"/>
    <w:rsid w:val="003F129B"/>
    <w:rsid w:val="003F1534"/>
    <w:rsid w:val="003F1A4F"/>
    <w:rsid w:val="003F1A58"/>
    <w:rsid w:val="003F1C38"/>
    <w:rsid w:val="003F4FF9"/>
    <w:rsid w:val="003F53CE"/>
    <w:rsid w:val="003F5584"/>
    <w:rsid w:val="003F5CA8"/>
    <w:rsid w:val="003F727A"/>
    <w:rsid w:val="00400333"/>
    <w:rsid w:val="00400EA8"/>
    <w:rsid w:val="00403AEC"/>
    <w:rsid w:val="00404197"/>
    <w:rsid w:val="00404BAF"/>
    <w:rsid w:val="0040538A"/>
    <w:rsid w:val="0040589E"/>
    <w:rsid w:val="0040642E"/>
    <w:rsid w:val="004069A1"/>
    <w:rsid w:val="004072AE"/>
    <w:rsid w:val="00407605"/>
    <w:rsid w:val="00407E43"/>
    <w:rsid w:val="0041056F"/>
    <w:rsid w:val="00410CCF"/>
    <w:rsid w:val="004143BA"/>
    <w:rsid w:val="004150F7"/>
    <w:rsid w:val="004155E7"/>
    <w:rsid w:val="004165B5"/>
    <w:rsid w:val="00416D4D"/>
    <w:rsid w:val="00416E43"/>
    <w:rsid w:val="00417655"/>
    <w:rsid w:val="0042186E"/>
    <w:rsid w:val="00421A70"/>
    <w:rsid w:val="00421F4B"/>
    <w:rsid w:val="00423AAD"/>
    <w:rsid w:val="00425383"/>
    <w:rsid w:val="00425F76"/>
    <w:rsid w:val="004266D4"/>
    <w:rsid w:val="00426B75"/>
    <w:rsid w:val="00427F37"/>
    <w:rsid w:val="00430B83"/>
    <w:rsid w:val="004314AD"/>
    <w:rsid w:val="00431593"/>
    <w:rsid w:val="004317AB"/>
    <w:rsid w:val="0043181D"/>
    <w:rsid w:val="004327D8"/>
    <w:rsid w:val="00432F40"/>
    <w:rsid w:val="00432F99"/>
    <w:rsid w:val="00433DA3"/>
    <w:rsid w:val="00434C03"/>
    <w:rsid w:val="00434C0E"/>
    <w:rsid w:val="0043543D"/>
    <w:rsid w:val="0043567D"/>
    <w:rsid w:val="004378A2"/>
    <w:rsid w:val="004408E5"/>
    <w:rsid w:val="0044299B"/>
    <w:rsid w:val="00442A9E"/>
    <w:rsid w:val="004433D1"/>
    <w:rsid w:val="004437DB"/>
    <w:rsid w:val="00443ACC"/>
    <w:rsid w:val="00443F74"/>
    <w:rsid w:val="0044404C"/>
    <w:rsid w:val="004440C5"/>
    <w:rsid w:val="00444201"/>
    <w:rsid w:val="00450BE1"/>
    <w:rsid w:val="00450C93"/>
    <w:rsid w:val="00451658"/>
    <w:rsid w:val="004520DA"/>
    <w:rsid w:val="0045273E"/>
    <w:rsid w:val="0045395E"/>
    <w:rsid w:val="00453F45"/>
    <w:rsid w:val="00454779"/>
    <w:rsid w:val="00454870"/>
    <w:rsid w:val="0045772D"/>
    <w:rsid w:val="00460B6C"/>
    <w:rsid w:val="00460C86"/>
    <w:rsid w:val="004610FC"/>
    <w:rsid w:val="00461D5B"/>
    <w:rsid w:val="00461DAE"/>
    <w:rsid w:val="00462043"/>
    <w:rsid w:val="004623F8"/>
    <w:rsid w:val="00462885"/>
    <w:rsid w:val="00463C28"/>
    <w:rsid w:val="00464541"/>
    <w:rsid w:val="00465173"/>
    <w:rsid w:val="00465869"/>
    <w:rsid w:val="00465EC9"/>
    <w:rsid w:val="004662ED"/>
    <w:rsid w:val="0046638E"/>
    <w:rsid w:val="00466B59"/>
    <w:rsid w:val="004673F7"/>
    <w:rsid w:val="00467FA2"/>
    <w:rsid w:val="00470996"/>
    <w:rsid w:val="00470A95"/>
    <w:rsid w:val="00474475"/>
    <w:rsid w:val="00474E79"/>
    <w:rsid w:val="00475131"/>
    <w:rsid w:val="00475C76"/>
    <w:rsid w:val="004763F2"/>
    <w:rsid w:val="004768D7"/>
    <w:rsid w:val="004769F9"/>
    <w:rsid w:val="00476C6B"/>
    <w:rsid w:val="00477759"/>
    <w:rsid w:val="0048016A"/>
    <w:rsid w:val="00480B17"/>
    <w:rsid w:val="00481D6F"/>
    <w:rsid w:val="0048237F"/>
    <w:rsid w:val="004834DF"/>
    <w:rsid w:val="00483943"/>
    <w:rsid w:val="004843BB"/>
    <w:rsid w:val="00485918"/>
    <w:rsid w:val="00485E55"/>
    <w:rsid w:val="00486164"/>
    <w:rsid w:val="0048621B"/>
    <w:rsid w:val="0048628C"/>
    <w:rsid w:val="00487148"/>
    <w:rsid w:val="004872AF"/>
    <w:rsid w:val="00487927"/>
    <w:rsid w:val="00487F6A"/>
    <w:rsid w:val="00490088"/>
    <w:rsid w:val="0049153A"/>
    <w:rsid w:val="004918DA"/>
    <w:rsid w:val="0049242D"/>
    <w:rsid w:val="00493FD9"/>
    <w:rsid w:val="004946D7"/>
    <w:rsid w:val="00494A0E"/>
    <w:rsid w:val="00494AB6"/>
    <w:rsid w:val="00494BA7"/>
    <w:rsid w:val="004957D9"/>
    <w:rsid w:val="00496221"/>
    <w:rsid w:val="004973A4"/>
    <w:rsid w:val="004A11A3"/>
    <w:rsid w:val="004A2043"/>
    <w:rsid w:val="004A231D"/>
    <w:rsid w:val="004A28BA"/>
    <w:rsid w:val="004A2EE3"/>
    <w:rsid w:val="004A370C"/>
    <w:rsid w:val="004A3B13"/>
    <w:rsid w:val="004A4C60"/>
    <w:rsid w:val="004A52A2"/>
    <w:rsid w:val="004A54E1"/>
    <w:rsid w:val="004A5EDB"/>
    <w:rsid w:val="004A614D"/>
    <w:rsid w:val="004A706E"/>
    <w:rsid w:val="004A7850"/>
    <w:rsid w:val="004A7A11"/>
    <w:rsid w:val="004A7F72"/>
    <w:rsid w:val="004B0BCF"/>
    <w:rsid w:val="004B29F4"/>
    <w:rsid w:val="004B2FC9"/>
    <w:rsid w:val="004B3E48"/>
    <w:rsid w:val="004B4111"/>
    <w:rsid w:val="004B429A"/>
    <w:rsid w:val="004B5031"/>
    <w:rsid w:val="004B535D"/>
    <w:rsid w:val="004B56A7"/>
    <w:rsid w:val="004B5989"/>
    <w:rsid w:val="004B5F46"/>
    <w:rsid w:val="004B6B1D"/>
    <w:rsid w:val="004B76E9"/>
    <w:rsid w:val="004B77AC"/>
    <w:rsid w:val="004C02CE"/>
    <w:rsid w:val="004C0660"/>
    <w:rsid w:val="004C07E2"/>
    <w:rsid w:val="004C0916"/>
    <w:rsid w:val="004C09E1"/>
    <w:rsid w:val="004C0BC6"/>
    <w:rsid w:val="004C139D"/>
    <w:rsid w:val="004C143A"/>
    <w:rsid w:val="004C41A0"/>
    <w:rsid w:val="004C4269"/>
    <w:rsid w:val="004C5001"/>
    <w:rsid w:val="004C5CE7"/>
    <w:rsid w:val="004C7AC8"/>
    <w:rsid w:val="004D1509"/>
    <w:rsid w:val="004D17A0"/>
    <w:rsid w:val="004D28D3"/>
    <w:rsid w:val="004D2E39"/>
    <w:rsid w:val="004D40E9"/>
    <w:rsid w:val="004D4C09"/>
    <w:rsid w:val="004D5736"/>
    <w:rsid w:val="004D5B98"/>
    <w:rsid w:val="004D5EC9"/>
    <w:rsid w:val="004D6319"/>
    <w:rsid w:val="004D6DB7"/>
    <w:rsid w:val="004D7325"/>
    <w:rsid w:val="004E00F4"/>
    <w:rsid w:val="004E0408"/>
    <w:rsid w:val="004E159E"/>
    <w:rsid w:val="004E15AE"/>
    <w:rsid w:val="004E3183"/>
    <w:rsid w:val="004E3C96"/>
    <w:rsid w:val="004E3D06"/>
    <w:rsid w:val="004E45AD"/>
    <w:rsid w:val="004E4641"/>
    <w:rsid w:val="004E5A0F"/>
    <w:rsid w:val="004E6148"/>
    <w:rsid w:val="004E671F"/>
    <w:rsid w:val="004F02D8"/>
    <w:rsid w:val="004F0959"/>
    <w:rsid w:val="004F224E"/>
    <w:rsid w:val="004F2972"/>
    <w:rsid w:val="004F2C9D"/>
    <w:rsid w:val="004F2CB1"/>
    <w:rsid w:val="004F380D"/>
    <w:rsid w:val="004F4FA6"/>
    <w:rsid w:val="004F5445"/>
    <w:rsid w:val="004F6448"/>
    <w:rsid w:val="004F6520"/>
    <w:rsid w:val="004F65EF"/>
    <w:rsid w:val="004F6E34"/>
    <w:rsid w:val="004F6E9E"/>
    <w:rsid w:val="004F7CB8"/>
    <w:rsid w:val="0050099A"/>
    <w:rsid w:val="00501968"/>
    <w:rsid w:val="00502331"/>
    <w:rsid w:val="00502403"/>
    <w:rsid w:val="00503634"/>
    <w:rsid w:val="00503C8D"/>
    <w:rsid w:val="005051D4"/>
    <w:rsid w:val="00506DC1"/>
    <w:rsid w:val="0050714F"/>
    <w:rsid w:val="0050781A"/>
    <w:rsid w:val="00507B30"/>
    <w:rsid w:val="0051068D"/>
    <w:rsid w:val="00514607"/>
    <w:rsid w:val="00514853"/>
    <w:rsid w:val="00515CE8"/>
    <w:rsid w:val="00515D99"/>
    <w:rsid w:val="005163C8"/>
    <w:rsid w:val="00517253"/>
    <w:rsid w:val="00517351"/>
    <w:rsid w:val="00517DFA"/>
    <w:rsid w:val="0052126D"/>
    <w:rsid w:val="00522D1B"/>
    <w:rsid w:val="00522D4E"/>
    <w:rsid w:val="005231AF"/>
    <w:rsid w:val="00523262"/>
    <w:rsid w:val="00523303"/>
    <w:rsid w:val="005247AB"/>
    <w:rsid w:val="00526D23"/>
    <w:rsid w:val="0052794C"/>
    <w:rsid w:val="00530524"/>
    <w:rsid w:val="00530527"/>
    <w:rsid w:val="0053112C"/>
    <w:rsid w:val="00531FDC"/>
    <w:rsid w:val="005327E7"/>
    <w:rsid w:val="0053292D"/>
    <w:rsid w:val="0053455F"/>
    <w:rsid w:val="00535446"/>
    <w:rsid w:val="0053609A"/>
    <w:rsid w:val="00536C12"/>
    <w:rsid w:val="00536FAF"/>
    <w:rsid w:val="005372EA"/>
    <w:rsid w:val="0054322B"/>
    <w:rsid w:val="00544B58"/>
    <w:rsid w:val="005453DA"/>
    <w:rsid w:val="00545DDE"/>
    <w:rsid w:val="00547D57"/>
    <w:rsid w:val="00550268"/>
    <w:rsid w:val="0055122A"/>
    <w:rsid w:val="0055174A"/>
    <w:rsid w:val="00551844"/>
    <w:rsid w:val="00552C28"/>
    <w:rsid w:val="00553605"/>
    <w:rsid w:val="00553DD9"/>
    <w:rsid w:val="00553F6F"/>
    <w:rsid w:val="005540DD"/>
    <w:rsid w:val="00554BCE"/>
    <w:rsid w:val="00555F7A"/>
    <w:rsid w:val="00557071"/>
    <w:rsid w:val="0055DA51"/>
    <w:rsid w:val="00560439"/>
    <w:rsid w:val="00561A7E"/>
    <w:rsid w:val="00563F7F"/>
    <w:rsid w:val="00565767"/>
    <w:rsid w:val="0056582A"/>
    <w:rsid w:val="005667FD"/>
    <w:rsid w:val="005707EC"/>
    <w:rsid w:val="00571B1B"/>
    <w:rsid w:val="00572124"/>
    <w:rsid w:val="00572237"/>
    <w:rsid w:val="0057259A"/>
    <w:rsid w:val="005733F5"/>
    <w:rsid w:val="00573C8F"/>
    <w:rsid w:val="00573FC5"/>
    <w:rsid w:val="005757C1"/>
    <w:rsid w:val="0057592D"/>
    <w:rsid w:val="00575E1C"/>
    <w:rsid w:val="00577829"/>
    <w:rsid w:val="00577B96"/>
    <w:rsid w:val="00577FBA"/>
    <w:rsid w:val="00580722"/>
    <w:rsid w:val="0058178C"/>
    <w:rsid w:val="00582068"/>
    <w:rsid w:val="00582487"/>
    <w:rsid w:val="005827F9"/>
    <w:rsid w:val="00583030"/>
    <w:rsid w:val="00583115"/>
    <w:rsid w:val="00583342"/>
    <w:rsid w:val="0058425E"/>
    <w:rsid w:val="005843D7"/>
    <w:rsid w:val="00584A04"/>
    <w:rsid w:val="00585F2C"/>
    <w:rsid w:val="005862C1"/>
    <w:rsid w:val="00587E4F"/>
    <w:rsid w:val="005902A0"/>
    <w:rsid w:val="00591E2D"/>
    <w:rsid w:val="005931A3"/>
    <w:rsid w:val="00593721"/>
    <w:rsid w:val="005946B2"/>
    <w:rsid w:val="00595B20"/>
    <w:rsid w:val="00596D0F"/>
    <w:rsid w:val="005977C4"/>
    <w:rsid w:val="00597D80"/>
    <w:rsid w:val="005A2CD9"/>
    <w:rsid w:val="005A30AD"/>
    <w:rsid w:val="005A436C"/>
    <w:rsid w:val="005A4D78"/>
    <w:rsid w:val="005A55D4"/>
    <w:rsid w:val="005A56E4"/>
    <w:rsid w:val="005A5BB9"/>
    <w:rsid w:val="005A63E7"/>
    <w:rsid w:val="005A6509"/>
    <w:rsid w:val="005A6BDC"/>
    <w:rsid w:val="005A715A"/>
    <w:rsid w:val="005A7430"/>
    <w:rsid w:val="005A760C"/>
    <w:rsid w:val="005A78D6"/>
    <w:rsid w:val="005A78EB"/>
    <w:rsid w:val="005A7F8E"/>
    <w:rsid w:val="005B06D5"/>
    <w:rsid w:val="005B0E6E"/>
    <w:rsid w:val="005B141F"/>
    <w:rsid w:val="005B1F60"/>
    <w:rsid w:val="005B369D"/>
    <w:rsid w:val="005B375B"/>
    <w:rsid w:val="005B4B6B"/>
    <w:rsid w:val="005B59C0"/>
    <w:rsid w:val="005B6170"/>
    <w:rsid w:val="005B6547"/>
    <w:rsid w:val="005B6929"/>
    <w:rsid w:val="005C1381"/>
    <w:rsid w:val="005C187E"/>
    <w:rsid w:val="005C2389"/>
    <w:rsid w:val="005C2ADC"/>
    <w:rsid w:val="005C2EFB"/>
    <w:rsid w:val="005C44E0"/>
    <w:rsid w:val="005C468C"/>
    <w:rsid w:val="005C62DE"/>
    <w:rsid w:val="005C69FC"/>
    <w:rsid w:val="005C6B6E"/>
    <w:rsid w:val="005D0322"/>
    <w:rsid w:val="005D0D45"/>
    <w:rsid w:val="005D14B3"/>
    <w:rsid w:val="005D20A5"/>
    <w:rsid w:val="005D2735"/>
    <w:rsid w:val="005D2D22"/>
    <w:rsid w:val="005D4647"/>
    <w:rsid w:val="005D57E9"/>
    <w:rsid w:val="005D5B05"/>
    <w:rsid w:val="005D5BEC"/>
    <w:rsid w:val="005E0112"/>
    <w:rsid w:val="005E0884"/>
    <w:rsid w:val="005E0CD0"/>
    <w:rsid w:val="005E1EC5"/>
    <w:rsid w:val="005E3EDA"/>
    <w:rsid w:val="005E4198"/>
    <w:rsid w:val="005E45A1"/>
    <w:rsid w:val="005E4C30"/>
    <w:rsid w:val="005E63A8"/>
    <w:rsid w:val="005E6C82"/>
    <w:rsid w:val="005E6EB9"/>
    <w:rsid w:val="005E6F62"/>
    <w:rsid w:val="005F0626"/>
    <w:rsid w:val="005F0720"/>
    <w:rsid w:val="005F088B"/>
    <w:rsid w:val="005F1B3E"/>
    <w:rsid w:val="005F1EA6"/>
    <w:rsid w:val="005F1F8E"/>
    <w:rsid w:val="005F24D4"/>
    <w:rsid w:val="005F265B"/>
    <w:rsid w:val="005F32B6"/>
    <w:rsid w:val="005F3952"/>
    <w:rsid w:val="005F4192"/>
    <w:rsid w:val="005F41A4"/>
    <w:rsid w:val="005F4C67"/>
    <w:rsid w:val="005F5B4D"/>
    <w:rsid w:val="005F6E0B"/>
    <w:rsid w:val="005F6E67"/>
    <w:rsid w:val="005F6E9F"/>
    <w:rsid w:val="005F6EF3"/>
    <w:rsid w:val="005F7975"/>
    <w:rsid w:val="005F7EE6"/>
    <w:rsid w:val="005F8202"/>
    <w:rsid w:val="00600064"/>
    <w:rsid w:val="00600150"/>
    <w:rsid w:val="006003CC"/>
    <w:rsid w:val="00600A92"/>
    <w:rsid w:val="00600FF7"/>
    <w:rsid w:val="00601BE6"/>
    <w:rsid w:val="00602BDF"/>
    <w:rsid w:val="0060399D"/>
    <w:rsid w:val="00603A11"/>
    <w:rsid w:val="0060450D"/>
    <w:rsid w:val="006051DE"/>
    <w:rsid w:val="0060693F"/>
    <w:rsid w:val="0060768D"/>
    <w:rsid w:val="006078C6"/>
    <w:rsid w:val="00607A66"/>
    <w:rsid w:val="00610EB5"/>
    <w:rsid w:val="0061204C"/>
    <w:rsid w:val="00612BE2"/>
    <w:rsid w:val="006134B6"/>
    <w:rsid w:val="006139A9"/>
    <w:rsid w:val="00613BA1"/>
    <w:rsid w:val="00614795"/>
    <w:rsid w:val="00614908"/>
    <w:rsid w:val="00616121"/>
    <w:rsid w:val="00616178"/>
    <w:rsid w:val="006170D9"/>
    <w:rsid w:val="00617236"/>
    <w:rsid w:val="0061742F"/>
    <w:rsid w:val="006216D2"/>
    <w:rsid w:val="00621869"/>
    <w:rsid w:val="006223E8"/>
    <w:rsid w:val="006225C0"/>
    <w:rsid w:val="0062317D"/>
    <w:rsid w:val="006239DB"/>
    <w:rsid w:val="00623C7B"/>
    <w:rsid w:val="00623CEA"/>
    <w:rsid w:val="00624644"/>
    <w:rsid w:val="00625AD3"/>
    <w:rsid w:val="00625E9B"/>
    <w:rsid w:val="006262F3"/>
    <w:rsid w:val="006263C1"/>
    <w:rsid w:val="00626A33"/>
    <w:rsid w:val="00626B27"/>
    <w:rsid w:val="006278F0"/>
    <w:rsid w:val="0063127B"/>
    <w:rsid w:val="0063482D"/>
    <w:rsid w:val="006349D0"/>
    <w:rsid w:val="00635765"/>
    <w:rsid w:val="00635E90"/>
    <w:rsid w:val="00636D3C"/>
    <w:rsid w:val="0063722F"/>
    <w:rsid w:val="00637AD9"/>
    <w:rsid w:val="00637C83"/>
    <w:rsid w:val="006405BF"/>
    <w:rsid w:val="006409CA"/>
    <w:rsid w:val="00640A64"/>
    <w:rsid w:val="006414E2"/>
    <w:rsid w:val="00641C35"/>
    <w:rsid w:val="00642770"/>
    <w:rsid w:val="006429C6"/>
    <w:rsid w:val="00642F00"/>
    <w:rsid w:val="00643DD0"/>
    <w:rsid w:val="006455BA"/>
    <w:rsid w:val="006457D5"/>
    <w:rsid w:val="00646B62"/>
    <w:rsid w:val="00646C10"/>
    <w:rsid w:val="00646D4D"/>
    <w:rsid w:val="00647D4E"/>
    <w:rsid w:val="006506B7"/>
    <w:rsid w:val="00650EA5"/>
    <w:rsid w:val="006511AD"/>
    <w:rsid w:val="006522D7"/>
    <w:rsid w:val="00652D72"/>
    <w:rsid w:val="00653A2C"/>
    <w:rsid w:val="0065431B"/>
    <w:rsid w:val="006546EB"/>
    <w:rsid w:val="006548D3"/>
    <w:rsid w:val="0065560E"/>
    <w:rsid w:val="006556CF"/>
    <w:rsid w:val="006558F9"/>
    <w:rsid w:val="006562AA"/>
    <w:rsid w:val="00656499"/>
    <w:rsid w:val="006565EB"/>
    <w:rsid w:val="00656F5E"/>
    <w:rsid w:val="006572D3"/>
    <w:rsid w:val="00657BBB"/>
    <w:rsid w:val="00660629"/>
    <w:rsid w:val="00662794"/>
    <w:rsid w:val="00662F2C"/>
    <w:rsid w:val="00663BF5"/>
    <w:rsid w:val="006647A2"/>
    <w:rsid w:val="00664C21"/>
    <w:rsid w:val="00664E7E"/>
    <w:rsid w:val="0066503F"/>
    <w:rsid w:val="00665691"/>
    <w:rsid w:val="00665CB5"/>
    <w:rsid w:val="00667D58"/>
    <w:rsid w:val="00667E6B"/>
    <w:rsid w:val="006712E2"/>
    <w:rsid w:val="006716B1"/>
    <w:rsid w:val="00671D2C"/>
    <w:rsid w:val="00671F07"/>
    <w:rsid w:val="00672971"/>
    <w:rsid w:val="006738E3"/>
    <w:rsid w:val="00673CFB"/>
    <w:rsid w:val="00673FBD"/>
    <w:rsid w:val="00674611"/>
    <w:rsid w:val="00674654"/>
    <w:rsid w:val="00674C25"/>
    <w:rsid w:val="00674EDA"/>
    <w:rsid w:val="00675D6B"/>
    <w:rsid w:val="00677E80"/>
    <w:rsid w:val="006804FB"/>
    <w:rsid w:val="00680E19"/>
    <w:rsid w:val="00681183"/>
    <w:rsid w:val="00681227"/>
    <w:rsid w:val="00681F7D"/>
    <w:rsid w:val="00683DB1"/>
    <w:rsid w:val="0068429D"/>
    <w:rsid w:val="00684E0B"/>
    <w:rsid w:val="00685803"/>
    <w:rsid w:val="006858B5"/>
    <w:rsid w:val="00685D7B"/>
    <w:rsid w:val="00686587"/>
    <w:rsid w:val="006870C8"/>
    <w:rsid w:val="00687AB1"/>
    <w:rsid w:val="00690026"/>
    <w:rsid w:val="00690EDD"/>
    <w:rsid w:val="00691047"/>
    <w:rsid w:val="00691C94"/>
    <w:rsid w:val="0069202B"/>
    <w:rsid w:val="006927D8"/>
    <w:rsid w:val="0069287A"/>
    <w:rsid w:val="00692AE9"/>
    <w:rsid w:val="006937F8"/>
    <w:rsid w:val="006949C4"/>
    <w:rsid w:val="00694A11"/>
    <w:rsid w:val="006966E5"/>
    <w:rsid w:val="006A010B"/>
    <w:rsid w:val="006A14C6"/>
    <w:rsid w:val="006A21B7"/>
    <w:rsid w:val="006A4035"/>
    <w:rsid w:val="006A4535"/>
    <w:rsid w:val="006A460C"/>
    <w:rsid w:val="006A58BD"/>
    <w:rsid w:val="006A72A2"/>
    <w:rsid w:val="006A7339"/>
    <w:rsid w:val="006A7BD9"/>
    <w:rsid w:val="006B170B"/>
    <w:rsid w:val="006B2092"/>
    <w:rsid w:val="006B37BA"/>
    <w:rsid w:val="006B3A56"/>
    <w:rsid w:val="006B4380"/>
    <w:rsid w:val="006B6C9E"/>
    <w:rsid w:val="006B76B8"/>
    <w:rsid w:val="006C0406"/>
    <w:rsid w:val="006C0B5C"/>
    <w:rsid w:val="006C0D93"/>
    <w:rsid w:val="006C100A"/>
    <w:rsid w:val="006C11F1"/>
    <w:rsid w:val="006C1C20"/>
    <w:rsid w:val="006C30B7"/>
    <w:rsid w:val="006C39E5"/>
    <w:rsid w:val="006C3B4A"/>
    <w:rsid w:val="006C436A"/>
    <w:rsid w:val="006C5957"/>
    <w:rsid w:val="006C5B3B"/>
    <w:rsid w:val="006C7E73"/>
    <w:rsid w:val="006D10AC"/>
    <w:rsid w:val="006D17AA"/>
    <w:rsid w:val="006D23A5"/>
    <w:rsid w:val="006D43FC"/>
    <w:rsid w:val="006D4AE4"/>
    <w:rsid w:val="006D4C72"/>
    <w:rsid w:val="006D555D"/>
    <w:rsid w:val="006D6676"/>
    <w:rsid w:val="006D739A"/>
    <w:rsid w:val="006D74C3"/>
    <w:rsid w:val="006D752A"/>
    <w:rsid w:val="006D7ED4"/>
    <w:rsid w:val="006D7F04"/>
    <w:rsid w:val="006E2E4C"/>
    <w:rsid w:val="006E34B7"/>
    <w:rsid w:val="006E3F49"/>
    <w:rsid w:val="006E41D9"/>
    <w:rsid w:val="006E4B3D"/>
    <w:rsid w:val="006E743C"/>
    <w:rsid w:val="006E75E3"/>
    <w:rsid w:val="006F0996"/>
    <w:rsid w:val="006F158B"/>
    <w:rsid w:val="006F2F6A"/>
    <w:rsid w:val="006F3222"/>
    <w:rsid w:val="006F33EA"/>
    <w:rsid w:val="006F4322"/>
    <w:rsid w:val="006F47AD"/>
    <w:rsid w:val="006F6252"/>
    <w:rsid w:val="006F779B"/>
    <w:rsid w:val="00700B72"/>
    <w:rsid w:val="00700D4E"/>
    <w:rsid w:val="00700FAC"/>
    <w:rsid w:val="00702481"/>
    <w:rsid w:val="00703E04"/>
    <w:rsid w:val="00705D7C"/>
    <w:rsid w:val="00705E77"/>
    <w:rsid w:val="007065C6"/>
    <w:rsid w:val="00706BC1"/>
    <w:rsid w:val="00710482"/>
    <w:rsid w:val="0071083E"/>
    <w:rsid w:val="0071097E"/>
    <w:rsid w:val="00710AE8"/>
    <w:rsid w:val="00711ED9"/>
    <w:rsid w:val="00713850"/>
    <w:rsid w:val="00716626"/>
    <w:rsid w:val="00717423"/>
    <w:rsid w:val="00720428"/>
    <w:rsid w:val="007204B5"/>
    <w:rsid w:val="00721D57"/>
    <w:rsid w:val="00725378"/>
    <w:rsid w:val="00725483"/>
    <w:rsid w:val="0072632A"/>
    <w:rsid w:val="00727B86"/>
    <w:rsid w:val="0073061B"/>
    <w:rsid w:val="007306B9"/>
    <w:rsid w:val="00730A1F"/>
    <w:rsid w:val="007314B3"/>
    <w:rsid w:val="00731A40"/>
    <w:rsid w:val="00731D1F"/>
    <w:rsid w:val="00731E1A"/>
    <w:rsid w:val="007323F5"/>
    <w:rsid w:val="00733468"/>
    <w:rsid w:val="00733E93"/>
    <w:rsid w:val="00734041"/>
    <w:rsid w:val="007341A4"/>
    <w:rsid w:val="007341B3"/>
    <w:rsid w:val="007362CF"/>
    <w:rsid w:val="00736800"/>
    <w:rsid w:val="00736F20"/>
    <w:rsid w:val="007375AD"/>
    <w:rsid w:val="00737A95"/>
    <w:rsid w:val="00737C1A"/>
    <w:rsid w:val="00737C9C"/>
    <w:rsid w:val="00737ECE"/>
    <w:rsid w:val="00740775"/>
    <w:rsid w:val="007415F9"/>
    <w:rsid w:val="007417E8"/>
    <w:rsid w:val="00742936"/>
    <w:rsid w:val="00742DE0"/>
    <w:rsid w:val="0074378A"/>
    <w:rsid w:val="0074452C"/>
    <w:rsid w:val="007448D1"/>
    <w:rsid w:val="007449C1"/>
    <w:rsid w:val="007450F0"/>
    <w:rsid w:val="007454A5"/>
    <w:rsid w:val="00745B7E"/>
    <w:rsid w:val="00746930"/>
    <w:rsid w:val="007469BC"/>
    <w:rsid w:val="00746BFA"/>
    <w:rsid w:val="00747DCF"/>
    <w:rsid w:val="0075067E"/>
    <w:rsid w:val="00750D68"/>
    <w:rsid w:val="00750E80"/>
    <w:rsid w:val="007514CB"/>
    <w:rsid w:val="0075338D"/>
    <w:rsid w:val="007535F6"/>
    <w:rsid w:val="007546E1"/>
    <w:rsid w:val="007550B3"/>
    <w:rsid w:val="00755112"/>
    <w:rsid w:val="00755931"/>
    <w:rsid w:val="00755B69"/>
    <w:rsid w:val="00755E8C"/>
    <w:rsid w:val="00756154"/>
    <w:rsid w:val="00756824"/>
    <w:rsid w:val="007568C7"/>
    <w:rsid w:val="00757214"/>
    <w:rsid w:val="00757262"/>
    <w:rsid w:val="00757B55"/>
    <w:rsid w:val="0076023D"/>
    <w:rsid w:val="00761882"/>
    <w:rsid w:val="00761AF7"/>
    <w:rsid w:val="007637A5"/>
    <w:rsid w:val="007639FD"/>
    <w:rsid w:val="00764042"/>
    <w:rsid w:val="00764E92"/>
    <w:rsid w:val="00765EEB"/>
    <w:rsid w:val="00766EC0"/>
    <w:rsid w:val="00767C2B"/>
    <w:rsid w:val="00770509"/>
    <w:rsid w:val="00770C6E"/>
    <w:rsid w:val="00770CB7"/>
    <w:rsid w:val="007711A2"/>
    <w:rsid w:val="00771B91"/>
    <w:rsid w:val="00772656"/>
    <w:rsid w:val="00773BDA"/>
    <w:rsid w:val="00774824"/>
    <w:rsid w:val="00774E53"/>
    <w:rsid w:val="00774E86"/>
    <w:rsid w:val="0077576A"/>
    <w:rsid w:val="00775FBC"/>
    <w:rsid w:val="00776612"/>
    <w:rsid w:val="0077673D"/>
    <w:rsid w:val="0078397B"/>
    <w:rsid w:val="00784FAC"/>
    <w:rsid w:val="007864BA"/>
    <w:rsid w:val="0078676C"/>
    <w:rsid w:val="00786F25"/>
    <w:rsid w:val="00786F29"/>
    <w:rsid w:val="007870CB"/>
    <w:rsid w:val="0079078C"/>
    <w:rsid w:val="0079154A"/>
    <w:rsid w:val="00791865"/>
    <w:rsid w:val="00791F21"/>
    <w:rsid w:val="0079283D"/>
    <w:rsid w:val="00794810"/>
    <w:rsid w:val="00794AE0"/>
    <w:rsid w:val="0079640B"/>
    <w:rsid w:val="007967A0"/>
    <w:rsid w:val="007967BF"/>
    <w:rsid w:val="00796988"/>
    <w:rsid w:val="00796BF6"/>
    <w:rsid w:val="00796F38"/>
    <w:rsid w:val="0079CC68"/>
    <w:rsid w:val="007A15F5"/>
    <w:rsid w:val="007A24AB"/>
    <w:rsid w:val="007A2532"/>
    <w:rsid w:val="007A325B"/>
    <w:rsid w:val="007A4778"/>
    <w:rsid w:val="007A4963"/>
    <w:rsid w:val="007A49FC"/>
    <w:rsid w:val="007A4D13"/>
    <w:rsid w:val="007A6F98"/>
    <w:rsid w:val="007A7E48"/>
    <w:rsid w:val="007B0DD6"/>
    <w:rsid w:val="007B1EA5"/>
    <w:rsid w:val="007B2D3F"/>
    <w:rsid w:val="007B3241"/>
    <w:rsid w:val="007B3311"/>
    <w:rsid w:val="007B4109"/>
    <w:rsid w:val="007B4200"/>
    <w:rsid w:val="007B4781"/>
    <w:rsid w:val="007B701F"/>
    <w:rsid w:val="007B756B"/>
    <w:rsid w:val="007B7823"/>
    <w:rsid w:val="007C0237"/>
    <w:rsid w:val="007C085C"/>
    <w:rsid w:val="007C0F57"/>
    <w:rsid w:val="007C110F"/>
    <w:rsid w:val="007C11E1"/>
    <w:rsid w:val="007C15F5"/>
    <w:rsid w:val="007C2FC8"/>
    <w:rsid w:val="007C3F15"/>
    <w:rsid w:val="007C46CF"/>
    <w:rsid w:val="007C4D68"/>
    <w:rsid w:val="007C5058"/>
    <w:rsid w:val="007C5713"/>
    <w:rsid w:val="007C5EEB"/>
    <w:rsid w:val="007C7B78"/>
    <w:rsid w:val="007D1910"/>
    <w:rsid w:val="007D1A53"/>
    <w:rsid w:val="007D32AE"/>
    <w:rsid w:val="007D42FC"/>
    <w:rsid w:val="007D4474"/>
    <w:rsid w:val="007D4BC9"/>
    <w:rsid w:val="007D5408"/>
    <w:rsid w:val="007D5FCD"/>
    <w:rsid w:val="007D624D"/>
    <w:rsid w:val="007D75E4"/>
    <w:rsid w:val="007E0061"/>
    <w:rsid w:val="007E17ED"/>
    <w:rsid w:val="007E1F42"/>
    <w:rsid w:val="007E22F8"/>
    <w:rsid w:val="007E2C9A"/>
    <w:rsid w:val="007E33E7"/>
    <w:rsid w:val="007E61A5"/>
    <w:rsid w:val="007E65CA"/>
    <w:rsid w:val="007E741C"/>
    <w:rsid w:val="007E77F6"/>
    <w:rsid w:val="007E7FB2"/>
    <w:rsid w:val="007F064B"/>
    <w:rsid w:val="007F13D1"/>
    <w:rsid w:val="007F219C"/>
    <w:rsid w:val="007F27DA"/>
    <w:rsid w:val="007F28A2"/>
    <w:rsid w:val="007F29BD"/>
    <w:rsid w:val="007F3DF8"/>
    <w:rsid w:val="007F4E57"/>
    <w:rsid w:val="007F509C"/>
    <w:rsid w:val="007F5EFD"/>
    <w:rsid w:val="007F6BA5"/>
    <w:rsid w:val="007F7C66"/>
    <w:rsid w:val="00800103"/>
    <w:rsid w:val="008003CA"/>
    <w:rsid w:val="008009CD"/>
    <w:rsid w:val="008015C5"/>
    <w:rsid w:val="00801789"/>
    <w:rsid w:val="008020F8"/>
    <w:rsid w:val="00802796"/>
    <w:rsid w:val="008040BF"/>
    <w:rsid w:val="00804257"/>
    <w:rsid w:val="008047C6"/>
    <w:rsid w:val="00804CC4"/>
    <w:rsid w:val="00805758"/>
    <w:rsid w:val="00807095"/>
    <w:rsid w:val="0080767C"/>
    <w:rsid w:val="00807860"/>
    <w:rsid w:val="00810285"/>
    <w:rsid w:val="00810AEB"/>
    <w:rsid w:val="0081119A"/>
    <w:rsid w:val="0081145A"/>
    <w:rsid w:val="008116EC"/>
    <w:rsid w:val="0081219F"/>
    <w:rsid w:val="008121AC"/>
    <w:rsid w:val="0081285A"/>
    <w:rsid w:val="008129AC"/>
    <w:rsid w:val="0081357E"/>
    <w:rsid w:val="008135D2"/>
    <w:rsid w:val="00814CD4"/>
    <w:rsid w:val="00815B42"/>
    <w:rsid w:val="00816864"/>
    <w:rsid w:val="00816EA1"/>
    <w:rsid w:val="008173CC"/>
    <w:rsid w:val="0082006B"/>
    <w:rsid w:val="00820406"/>
    <w:rsid w:val="00821326"/>
    <w:rsid w:val="00821550"/>
    <w:rsid w:val="00821830"/>
    <w:rsid w:val="00821E30"/>
    <w:rsid w:val="00822924"/>
    <w:rsid w:val="00822CBC"/>
    <w:rsid w:val="00823016"/>
    <w:rsid w:val="00823024"/>
    <w:rsid w:val="0082365C"/>
    <w:rsid w:val="00823B9A"/>
    <w:rsid w:val="00823F64"/>
    <w:rsid w:val="0082421A"/>
    <w:rsid w:val="00825D04"/>
    <w:rsid w:val="00825F32"/>
    <w:rsid w:val="008301FB"/>
    <w:rsid w:val="00830657"/>
    <w:rsid w:val="00832EC9"/>
    <w:rsid w:val="00833014"/>
    <w:rsid w:val="00835EBA"/>
    <w:rsid w:val="00836B14"/>
    <w:rsid w:val="00837359"/>
    <w:rsid w:val="00837D91"/>
    <w:rsid w:val="00840288"/>
    <w:rsid w:val="00840EAB"/>
    <w:rsid w:val="00842073"/>
    <w:rsid w:val="008427CF"/>
    <w:rsid w:val="00843770"/>
    <w:rsid w:val="008442F4"/>
    <w:rsid w:val="00844352"/>
    <w:rsid w:val="008444CF"/>
    <w:rsid w:val="0084468E"/>
    <w:rsid w:val="00845295"/>
    <w:rsid w:val="0084630B"/>
    <w:rsid w:val="00846631"/>
    <w:rsid w:val="008523A2"/>
    <w:rsid w:val="00852537"/>
    <w:rsid w:val="00852EA1"/>
    <w:rsid w:val="00852EAC"/>
    <w:rsid w:val="00853804"/>
    <w:rsid w:val="008552CB"/>
    <w:rsid w:val="008566BF"/>
    <w:rsid w:val="00856E5C"/>
    <w:rsid w:val="008575ED"/>
    <w:rsid w:val="00857BB9"/>
    <w:rsid w:val="00860AEB"/>
    <w:rsid w:val="00861333"/>
    <w:rsid w:val="008618CE"/>
    <w:rsid w:val="00861C18"/>
    <w:rsid w:val="00862C94"/>
    <w:rsid w:val="00863080"/>
    <w:rsid w:val="00863A7C"/>
    <w:rsid w:val="008645BA"/>
    <w:rsid w:val="008645DA"/>
    <w:rsid w:val="00864EE8"/>
    <w:rsid w:val="0086583B"/>
    <w:rsid w:val="00865903"/>
    <w:rsid w:val="00867253"/>
    <w:rsid w:val="0086758D"/>
    <w:rsid w:val="00870D2C"/>
    <w:rsid w:val="00870FB6"/>
    <w:rsid w:val="00871321"/>
    <w:rsid w:val="008713AC"/>
    <w:rsid w:val="00871745"/>
    <w:rsid w:val="008717E7"/>
    <w:rsid w:val="008719A9"/>
    <w:rsid w:val="00872FB9"/>
    <w:rsid w:val="00873CFE"/>
    <w:rsid w:val="00873F76"/>
    <w:rsid w:val="00874A53"/>
    <w:rsid w:val="00874B6F"/>
    <w:rsid w:val="00874ECB"/>
    <w:rsid w:val="00875713"/>
    <w:rsid w:val="008758C9"/>
    <w:rsid w:val="00876DE5"/>
    <w:rsid w:val="00877C54"/>
    <w:rsid w:val="00881882"/>
    <w:rsid w:val="00882120"/>
    <w:rsid w:val="00882926"/>
    <w:rsid w:val="0088301B"/>
    <w:rsid w:val="00884385"/>
    <w:rsid w:val="0088462E"/>
    <w:rsid w:val="008846A2"/>
    <w:rsid w:val="00885067"/>
    <w:rsid w:val="00885CE7"/>
    <w:rsid w:val="00885D9A"/>
    <w:rsid w:val="00887D75"/>
    <w:rsid w:val="008947B7"/>
    <w:rsid w:val="00894DAE"/>
    <w:rsid w:val="00894F32"/>
    <w:rsid w:val="008952F8"/>
    <w:rsid w:val="00895632"/>
    <w:rsid w:val="008962C5"/>
    <w:rsid w:val="0089786D"/>
    <w:rsid w:val="008A142E"/>
    <w:rsid w:val="008A1EB8"/>
    <w:rsid w:val="008A376F"/>
    <w:rsid w:val="008A3EC5"/>
    <w:rsid w:val="008A4D0A"/>
    <w:rsid w:val="008A5343"/>
    <w:rsid w:val="008A58E9"/>
    <w:rsid w:val="008A6482"/>
    <w:rsid w:val="008A6492"/>
    <w:rsid w:val="008A7019"/>
    <w:rsid w:val="008A71BF"/>
    <w:rsid w:val="008A732C"/>
    <w:rsid w:val="008A7C54"/>
    <w:rsid w:val="008B0EC0"/>
    <w:rsid w:val="008B22F1"/>
    <w:rsid w:val="008B273C"/>
    <w:rsid w:val="008B2BF8"/>
    <w:rsid w:val="008B2FFD"/>
    <w:rsid w:val="008B37A5"/>
    <w:rsid w:val="008B4E5B"/>
    <w:rsid w:val="008B6824"/>
    <w:rsid w:val="008B6B41"/>
    <w:rsid w:val="008B737C"/>
    <w:rsid w:val="008C039A"/>
    <w:rsid w:val="008C1314"/>
    <w:rsid w:val="008C2497"/>
    <w:rsid w:val="008C2E0C"/>
    <w:rsid w:val="008C32F2"/>
    <w:rsid w:val="008C38EF"/>
    <w:rsid w:val="008C5703"/>
    <w:rsid w:val="008C5E09"/>
    <w:rsid w:val="008C6716"/>
    <w:rsid w:val="008D0784"/>
    <w:rsid w:val="008D113A"/>
    <w:rsid w:val="008D1FDA"/>
    <w:rsid w:val="008D20A6"/>
    <w:rsid w:val="008D279D"/>
    <w:rsid w:val="008D2D99"/>
    <w:rsid w:val="008D2DF6"/>
    <w:rsid w:val="008D41AB"/>
    <w:rsid w:val="008D46A0"/>
    <w:rsid w:val="008D4A47"/>
    <w:rsid w:val="008D4AC9"/>
    <w:rsid w:val="008D4B62"/>
    <w:rsid w:val="008D4E9A"/>
    <w:rsid w:val="008D5D1A"/>
    <w:rsid w:val="008D7A2C"/>
    <w:rsid w:val="008E05DE"/>
    <w:rsid w:val="008E08B8"/>
    <w:rsid w:val="008E2C5D"/>
    <w:rsid w:val="008E2E17"/>
    <w:rsid w:val="008E31CB"/>
    <w:rsid w:val="008E3EA2"/>
    <w:rsid w:val="008E41A1"/>
    <w:rsid w:val="008E44E4"/>
    <w:rsid w:val="008E49B5"/>
    <w:rsid w:val="008E4B77"/>
    <w:rsid w:val="008E546A"/>
    <w:rsid w:val="008E5AB2"/>
    <w:rsid w:val="008E6087"/>
    <w:rsid w:val="008E73F8"/>
    <w:rsid w:val="008E7619"/>
    <w:rsid w:val="008E7AF4"/>
    <w:rsid w:val="008E7C55"/>
    <w:rsid w:val="008F10BD"/>
    <w:rsid w:val="008F2076"/>
    <w:rsid w:val="008F2805"/>
    <w:rsid w:val="008F3098"/>
    <w:rsid w:val="008F3424"/>
    <w:rsid w:val="008F3ED3"/>
    <w:rsid w:val="008F42F3"/>
    <w:rsid w:val="008F4599"/>
    <w:rsid w:val="008F51F1"/>
    <w:rsid w:val="008F5748"/>
    <w:rsid w:val="008F5F09"/>
    <w:rsid w:val="008F682F"/>
    <w:rsid w:val="008F6F99"/>
    <w:rsid w:val="008F77FE"/>
    <w:rsid w:val="008F79C9"/>
    <w:rsid w:val="008F7F2E"/>
    <w:rsid w:val="008F7FD3"/>
    <w:rsid w:val="00900263"/>
    <w:rsid w:val="00900459"/>
    <w:rsid w:val="00901707"/>
    <w:rsid w:val="00901C08"/>
    <w:rsid w:val="00902C46"/>
    <w:rsid w:val="00903112"/>
    <w:rsid w:val="0090359F"/>
    <w:rsid w:val="0090374A"/>
    <w:rsid w:val="009044BC"/>
    <w:rsid w:val="00904B95"/>
    <w:rsid w:val="00904BF3"/>
    <w:rsid w:val="00904D34"/>
    <w:rsid w:val="00905690"/>
    <w:rsid w:val="0090682E"/>
    <w:rsid w:val="00907473"/>
    <w:rsid w:val="00907F77"/>
    <w:rsid w:val="00907F97"/>
    <w:rsid w:val="00910725"/>
    <w:rsid w:val="00910B2F"/>
    <w:rsid w:val="00911430"/>
    <w:rsid w:val="00914542"/>
    <w:rsid w:val="009162B6"/>
    <w:rsid w:val="009166C9"/>
    <w:rsid w:val="009169B5"/>
    <w:rsid w:val="00920A46"/>
    <w:rsid w:val="0092275E"/>
    <w:rsid w:val="00922D4A"/>
    <w:rsid w:val="00922F67"/>
    <w:rsid w:val="009241D4"/>
    <w:rsid w:val="009244E2"/>
    <w:rsid w:val="00925807"/>
    <w:rsid w:val="009268D8"/>
    <w:rsid w:val="00926D2B"/>
    <w:rsid w:val="00927DFD"/>
    <w:rsid w:val="009307A1"/>
    <w:rsid w:val="00930B17"/>
    <w:rsid w:val="00931225"/>
    <w:rsid w:val="00931EE5"/>
    <w:rsid w:val="00931FDA"/>
    <w:rsid w:val="0093235F"/>
    <w:rsid w:val="00932684"/>
    <w:rsid w:val="00933E12"/>
    <w:rsid w:val="009357A0"/>
    <w:rsid w:val="00935D1E"/>
    <w:rsid w:val="00942401"/>
    <w:rsid w:val="00944DE6"/>
    <w:rsid w:val="009450E9"/>
    <w:rsid w:val="009463DD"/>
    <w:rsid w:val="00946B69"/>
    <w:rsid w:val="00946BD1"/>
    <w:rsid w:val="009475FF"/>
    <w:rsid w:val="00951458"/>
    <w:rsid w:val="00951A11"/>
    <w:rsid w:val="00953731"/>
    <w:rsid w:val="00954C68"/>
    <w:rsid w:val="00955481"/>
    <w:rsid w:val="0095565B"/>
    <w:rsid w:val="00955E3B"/>
    <w:rsid w:val="00955EC0"/>
    <w:rsid w:val="009560C2"/>
    <w:rsid w:val="0096045F"/>
    <w:rsid w:val="009607D0"/>
    <w:rsid w:val="00960FF4"/>
    <w:rsid w:val="0096256D"/>
    <w:rsid w:val="00963662"/>
    <w:rsid w:val="00963867"/>
    <w:rsid w:val="00963B0F"/>
    <w:rsid w:val="00963E32"/>
    <w:rsid w:val="0096418E"/>
    <w:rsid w:val="00964B62"/>
    <w:rsid w:val="00966138"/>
    <w:rsid w:val="00966175"/>
    <w:rsid w:val="009664C0"/>
    <w:rsid w:val="00966824"/>
    <w:rsid w:val="009671A7"/>
    <w:rsid w:val="0096765B"/>
    <w:rsid w:val="009713BC"/>
    <w:rsid w:val="00972F4B"/>
    <w:rsid w:val="009745F1"/>
    <w:rsid w:val="00975F05"/>
    <w:rsid w:val="00976757"/>
    <w:rsid w:val="0097693A"/>
    <w:rsid w:val="00976960"/>
    <w:rsid w:val="00976A96"/>
    <w:rsid w:val="009808EE"/>
    <w:rsid w:val="009811BD"/>
    <w:rsid w:val="009821B7"/>
    <w:rsid w:val="00982D9D"/>
    <w:rsid w:val="00985223"/>
    <w:rsid w:val="00986452"/>
    <w:rsid w:val="0098660D"/>
    <w:rsid w:val="009867CD"/>
    <w:rsid w:val="0098699F"/>
    <w:rsid w:val="00986C4B"/>
    <w:rsid w:val="00986CF6"/>
    <w:rsid w:val="00987363"/>
    <w:rsid w:val="009902B1"/>
    <w:rsid w:val="009902FD"/>
    <w:rsid w:val="009923B5"/>
    <w:rsid w:val="009935DB"/>
    <w:rsid w:val="0099373F"/>
    <w:rsid w:val="0099446A"/>
    <w:rsid w:val="0099518B"/>
    <w:rsid w:val="00995871"/>
    <w:rsid w:val="00997A4A"/>
    <w:rsid w:val="00997CD8"/>
    <w:rsid w:val="009A0296"/>
    <w:rsid w:val="009A0686"/>
    <w:rsid w:val="009A06A6"/>
    <w:rsid w:val="009A1046"/>
    <w:rsid w:val="009A19D9"/>
    <w:rsid w:val="009A1CA7"/>
    <w:rsid w:val="009A3165"/>
    <w:rsid w:val="009A48EA"/>
    <w:rsid w:val="009A70BD"/>
    <w:rsid w:val="009A7C14"/>
    <w:rsid w:val="009B0154"/>
    <w:rsid w:val="009B0CAC"/>
    <w:rsid w:val="009B1031"/>
    <w:rsid w:val="009B1880"/>
    <w:rsid w:val="009B1A45"/>
    <w:rsid w:val="009B209A"/>
    <w:rsid w:val="009B2244"/>
    <w:rsid w:val="009B29F4"/>
    <w:rsid w:val="009B2AD5"/>
    <w:rsid w:val="009B2C7F"/>
    <w:rsid w:val="009B3759"/>
    <w:rsid w:val="009B376A"/>
    <w:rsid w:val="009B43D1"/>
    <w:rsid w:val="009B4BFE"/>
    <w:rsid w:val="009B5038"/>
    <w:rsid w:val="009B54B0"/>
    <w:rsid w:val="009B5679"/>
    <w:rsid w:val="009B5EAB"/>
    <w:rsid w:val="009B6CE7"/>
    <w:rsid w:val="009C005B"/>
    <w:rsid w:val="009C0EE1"/>
    <w:rsid w:val="009C1D54"/>
    <w:rsid w:val="009C2255"/>
    <w:rsid w:val="009C4482"/>
    <w:rsid w:val="009C687F"/>
    <w:rsid w:val="009C6DE0"/>
    <w:rsid w:val="009C7632"/>
    <w:rsid w:val="009C76B6"/>
    <w:rsid w:val="009D025A"/>
    <w:rsid w:val="009D0963"/>
    <w:rsid w:val="009D0E63"/>
    <w:rsid w:val="009D0EA1"/>
    <w:rsid w:val="009D2C74"/>
    <w:rsid w:val="009D3043"/>
    <w:rsid w:val="009D371A"/>
    <w:rsid w:val="009D40D3"/>
    <w:rsid w:val="009D5DE9"/>
    <w:rsid w:val="009D62FD"/>
    <w:rsid w:val="009D66E0"/>
    <w:rsid w:val="009D689B"/>
    <w:rsid w:val="009D72F1"/>
    <w:rsid w:val="009E0F39"/>
    <w:rsid w:val="009E1864"/>
    <w:rsid w:val="009E1993"/>
    <w:rsid w:val="009E1EE9"/>
    <w:rsid w:val="009E44A3"/>
    <w:rsid w:val="009E5A9E"/>
    <w:rsid w:val="009E5C82"/>
    <w:rsid w:val="009E5C8E"/>
    <w:rsid w:val="009E5FCD"/>
    <w:rsid w:val="009E6138"/>
    <w:rsid w:val="009E61B6"/>
    <w:rsid w:val="009E687D"/>
    <w:rsid w:val="009E694A"/>
    <w:rsid w:val="009F0C17"/>
    <w:rsid w:val="009F1712"/>
    <w:rsid w:val="009F2DB4"/>
    <w:rsid w:val="009F3B46"/>
    <w:rsid w:val="009F580E"/>
    <w:rsid w:val="009F584C"/>
    <w:rsid w:val="009F6299"/>
    <w:rsid w:val="009F7A03"/>
    <w:rsid w:val="00A0051C"/>
    <w:rsid w:val="00A00B5B"/>
    <w:rsid w:val="00A01140"/>
    <w:rsid w:val="00A01B5A"/>
    <w:rsid w:val="00A03AB9"/>
    <w:rsid w:val="00A047E2"/>
    <w:rsid w:val="00A05175"/>
    <w:rsid w:val="00A052E9"/>
    <w:rsid w:val="00A056EA"/>
    <w:rsid w:val="00A05965"/>
    <w:rsid w:val="00A101EB"/>
    <w:rsid w:val="00A1079E"/>
    <w:rsid w:val="00A11162"/>
    <w:rsid w:val="00A11796"/>
    <w:rsid w:val="00A11E78"/>
    <w:rsid w:val="00A125E9"/>
    <w:rsid w:val="00A12895"/>
    <w:rsid w:val="00A1344B"/>
    <w:rsid w:val="00A13487"/>
    <w:rsid w:val="00A14AEA"/>
    <w:rsid w:val="00A14C23"/>
    <w:rsid w:val="00A153F3"/>
    <w:rsid w:val="00A15AFF"/>
    <w:rsid w:val="00A16BFD"/>
    <w:rsid w:val="00A1763C"/>
    <w:rsid w:val="00A177AB"/>
    <w:rsid w:val="00A2046A"/>
    <w:rsid w:val="00A21055"/>
    <w:rsid w:val="00A218E6"/>
    <w:rsid w:val="00A226A0"/>
    <w:rsid w:val="00A25E1C"/>
    <w:rsid w:val="00A2754D"/>
    <w:rsid w:val="00A305C9"/>
    <w:rsid w:val="00A310C1"/>
    <w:rsid w:val="00A31428"/>
    <w:rsid w:val="00A31652"/>
    <w:rsid w:val="00A3176C"/>
    <w:rsid w:val="00A31E9C"/>
    <w:rsid w:val="00A33B23"/>
    <w:rsid w:val="00A33B2F"/>
    <w:rsid w:val="00A342B1"/>
    <w:rsid w:val="00A342D7"/>
    <w:rsid w:val="00A35C15"/>
    <w:rsid w:val="00A3675F"/>
    <w:rsid w:val="00A368A5"/>
    <w:rsid w:val="00A37441"/>
    <w:rsid w:val="00A37DF8"/>
    <w:rsid w:val="00A37FF1"/>
    <w:rsid w:val="00A40313"/>
    <w:rsid w:val="00A40990"/>
    <w:rsid w:val="00A4113D"/>
    <w:rsid w:val="00A41E3C"/>
    <w:rsid w:val="00A4249C"/>
    <w:rsid w:val="00A429BF"/>
    <w:rsid w:val="00A44142"/>
    <w:rsid w:val="00A4425D"/>
    <w:rsid w:val="00A446B6"/>
    <w:rsid w:val="00A4541C"/>
    <w:rsid w:val="00A45D48"/>
    <w:rsid w:val="00A463C3"/>
    <w:rsid w:val="00A46A00"/>
    <w:rsid w:val="00A46FAF"/>
    <w:rsid w:val="00A4740B"/>
    <w:rsid w:val="00A47E82"/>
    <w:rsid w:val="00A508BB"/>
    <w:rsid w:val="00A50F2F"/>
    <w:rsid w:val="00A5164C"/>
    <w:rsid w:val="00A51EE0"/>
    <w:rsid w:val="00A52377"/>
    <w:rsid w:val="00A52E02"/>
    <w:rsid w:val="00A5386D"/>
    <w:rsid w:val="00A53B5E"/>
    <w:rsid w:val="00A53BCE"/>
    <w:rsid w:val="00A53CDB"/>
    <w:rsid w:val="00A53F04"/>
    <w:rsid w:val="00A540F2"/>
    <w:rsid w:val="00A54437"/>
    <w:rsid w:val="00A54B65"/>
    <w:rsid w:val="00A562F9"/>
    <w:rsid w:val="00A56B3C"/>
    <w:rsid w:val="00A57282"/>
    <w:rsid w:val="00A574B4"/>
    <w:rsid w:val="00A57DCE"/>
    <w:rsid w:val="00A62119"/>
    <w:rsid w:val="00A62DE3"/>
    <w:rsid w:val="00A62E15"/>
    <w:rsid w:val="00A6376E"/>
    <w:rsid w:val="00A658DF"/>
    <w:rsid w:val="00A66131"/>
    <w:rsid w:val="00A66C53"/>
    <w:rsid w:val="00A6722E"/>
    <w:rsid w:val="00A67551"/>
    <w:rsid w:val="00A67FF5"/>
    <w:rsid w:val="00A706C9"/>
    <w:rsid w:val="00A70D37"/>
    <w:rsid w:val="00A72077"/>
    <w:rsid w:val="00A72475"/>
    <w:rsid w:val="00A72C1A"/>
    <w:rsid w:val="00A73B97"/>
    <w:rsid w:val="00A73F02"/>
    <w:rsid w:val="00A746AE"/>
    <w:rsid w:val="00A74761"/>
    <w:rsid w:val="00A74F36"/>
    <w:rsid w:val="00A7524A"/>
    <w:rsid w:val="00A75B07"/>
    <w:rsid w:val="00A75BAE"/>
    <w:rsid w:val="00A76A56"/>
    <w:rsid w:val="00A76BC0"/>
    <w:rsid w:val="00A77221"/>
    <w:rsid w:val="00A773A3"/>
    <w:rsid w:val="00A77F62"/>
    <w:rsid w:val="00A8181E"/>
    <w:rsid w:val="00A818E2"/>
    <w:rsid w:val="00A83C4F"/>
    <w:rsid w:val="00A84DA5"/>
    <w:rsid w:val="00A85602"/>
    <w:rsid w:val="00A85770"/>
    <w:rsid w:val="00A8587C"/>
    <w:rsid w:val="00A85C94"/>
    <w:rsid w:val="00A85E11"/>
    <w:rsid w:val="00A860E0"/>
    <w:rsid w:val="00A866DC"/>
    <w:rsid w:val="00A868EE"/>
    <w:rsid w:val="00A86BFB"/>
    <w:rsid w:val="00A870F0"/>
    <w:rsid w:val="00A8769B"/>
    <w:rsid w:val="00A87895"/>
    <w:rsid w:val="00A87DE0"/>
    <w:rsid w:val="00A90560"/>
    <w:rsid w:val="00A907A4"/>
    <w:rsid w:val="00A908CF"/>
    <w:rsid w:val="00A90CAB"/>
    <w:rsid w:val="00A914DB"/>
    <w:rsid w:val="00A915B8"/>
    <w:rsid w:val="00A92DA7"/>
    <w:rsid w:val="00A932DF"/>
    <w:rsid w:val="00A93835"/>
    <w:rsid w:val="00A94710"/>
    <w:rsid w:val="00A9482D"/>
    <w:rsid w:val="00A956E5"/>
    <w:rsid w:val="00A95C67"/>
    <w:rsid w:val="00A96162"/>
    <w:rsid w:val="00A9733D"/>
    <w:rsid w:val="00A974A6"/>
    <w:rsid w:val="00A97B32"/>
    <w:rsid w:val="00AA1248"/>
    <w:rsid w:val="00AA13AA"/>
    <w:rsid w:val="00AA1644"/>
    <w:rsid w:val="00AA3864"/>
    <w:rsid w:val="00AA4FB5"/>
    <w:rsid w:val="00AA5B54"/>
    <w:rsid w:val="00AA5CC3"/>
    <w:rsid w:val="00AA5ED1"/>
    <w:rsid w:val="00AA7433"/>
    <w:rsid w:val="00AB1234"/>
    <w:rsid w:val="00AB1A78"/>
    <w:rsid w:val="00AB22D3"/>
    <w:rsid w:val="00AB2769"/>
    <w:rsid w:val="00AB299C"/>
    <w:rsid w:val="00AB433D"/>
    <w:rsid w:val="00AB49DF"/>
    <w:rsid w:val="00AB5442"/>
    <w:rsid w:val="00AB550D"/>
    <w:rsid w:val="00AB5AB2"/>
    <w:rsid w:val="00AB652A"/>
    <w:rsid w:val="00AB6614"/>
    <w:rsid w:val="00AC0095"/>
    <w:rsid w:val="00AC07C2"/>
    <w:rsid w:val="00AC07F8"/>
    <w:rsid w:val="00AC0AD4"/>
    <w:rsid w:val="00AC104D"/>
    <w:rsid w:val="00AC1234"/>
    <w:rsid w:val="00AC14CE"/>
    <w:rsid w:val="00AC1CBA"/>
    <w:rsid w:val="00AC20E2"/>
    <w:rsid w:val="00AC2A1C"/>
    <w:rsid w:val="00AC2EEE"/>
    <w:rsid w:val="00AC3775"/>
    <w:rsid w:val="00AC3A82"/>
    <w:rsid w:val="00AC4225"/>
    <w:rsid w:val="00AC477D"/>
    <w:rsid w:val="00AC4809"/>
    <w:rsid w:val="00AC4A78"/>
    <w:rsid w:val="00AC53D6"/>
    <w:rsid w:val="00AC5BD5"/>
    <w:rsid w:val="00AC62CB"/>
    <w:rsid w:val="00AC7B50"/>
    <w:rsid w:val="00AD04DE"/>
    <w:rsid w:val="00AD09DB"/>
    <w:rsid w:val="00AD0F5C"/>
    <w:rsid w:val="00AD13F9"/>
    <w:rsid w:val="00AD1540"/>
    <w:rsid w:val="00AD1F10"/>
    <w:rsid w:val="00AD23AA"/>
    <w:rsid w:val="00AD23AD"/>
    <w:rsid w:val="00AD23D0"/>
    <w:rsid w:val="00AD3496"/>
    <w:rsid w:val="00AD47AB"/>
    <w:rsid w:val="00AD48AA"/>
    <w:rsid w:val="00AD4D43"/>
    <w:rsid w:val="00AD6CAC"/>
    <w:rsid w:val="00AD7190"/>
    <w:rsid w:val="00AD7263"/>
    <w:rsid w:val="00AD7D5A"/>
    <w:rsid w:val="00AE0675"/>
    <w:rsid w:val="00AE0751"/>
    <w:rsid w:val="00AE11A4"/>
    <w:rsid w:val="00AE1606"/>
    <w:rsid w:val="00AE16C8"/>
    <w:rsid w:val="00AE1BA1"/>
    <w:rsid w:val="00AE2DA8"/>
    <w:rsid w:val="00AE35C2"/>
    <w:rsid w:val="00AE5635"/>
    <w:rsid w:val="00AE580C"/>
    <w:rsid w:val="00AE5C67"/>
    <w:rsid w:val="00AE6499"/>
    <w:rsid w:val="00AE64AB"/>
    <w:rsid w:val="00AF12F8"/>
    <w:rsid w:val="00AF2AC8"/>
    <w:rsid w:val="00AF2E8E"/>
    <w:rsid w:val="00AF36E6"/>
    <w:rsid w:val="00AF3895"/>
    <w:rsid w:val="00AF3EE6"/>
    <w:rsid w:val="00AF5FF8"/>
    <w:rsid w:val="00AF659B"/>
    <w:rsid w:val="00AF6D49"/>
    <w:rsid w:val="00AF7294"/>
    <w:rsid w:val="00AF76F2"/>
    <w:rsid w:val="00AF7A51"/>
    <w:rsid w:val="00B00380"/>
    <w:rsid w:val="00B009A3"/>
    <w:rsid w:val="00B01C38"/>
    <w:rsid w:val="00B02423"/>
    <w:rsid w:val="00B02450"/>
    <w:rsid w:val="00B02A23"/>
    <w:rsid w:val="00B037E2"/>
    <w:rsid w:val="00B044D4"/>
    <w:rsid w:val="00B045F7"/>
    <w:rsid w:val="00B04B0F"/>
    <w:rsid w:val="00B05DEE"/>
    <w:rsid w:val="00B102FE"/>
    <w:rsid w:val="00B10D4E"/>
    <w:rsid w:val="00B10F51"/>
    <w:rsid w:val="00B115D8"/>
    <w:rsid w:val="00B12A27"/>
    <w:rsid w:val="00B12B1A"/>
    <w:rsid w:val="00B12EA0"/>
    <w:rsid w:val="00B13A1A"/>
    <w:rsid w:val="00B14574"/>
    <w:rsid w:val="00B1461F"/>
    <w:rsid w:val="00B15925"/>
    <w:rsid w:val="00B159B1"/>
    <w:rsid w:val="00B15C21"/>
    <w:rsid w:val="00B15EE5"/>
    <w:rsid w:val="00B16EAA"/>
    <w:rsid w:val="00B1706A"/>
    <w:rsid w:val="00B170CA"/>
    <w:rsid w:val="00B1726B"/>
    <w:rsid w:val="00B1727E"/>
    <w:rsid w:val="00B1796D"/>
    <w:rsid w:val="00B20102"/>
    <w:rsid w:val="00B21EA7"/>
    <w:rsid w:val="00B2262E"/>
    <w:rsid w:val="00B22EAD"/>
    <w:rsid w:val="00B235C5"/>
    <w:rsid w:val="00B24990"/>
    <w:rsid w:val="00B261C4"/>
    <w:rsid w:val="00B26525"/>
    <w:rsid w:val="00B276D9"/>
    <w:rsid w:val="00B27769"/>
    <w:rsid w:val="00B30E4A"/>
    <w:rsid w:val="00B3132F"/>
    <w:rsid w:val="00B360E0"/>
    <w:rsid w:val="00B371C5"/>
    <w:rsid w:val="00B37E7E"/>
    <w:rsid w:val="00B41074"/>
    <w:rsid w:val="00B4131A"/>
    <w:rsid w:val="00B42296"/>
    <w:rsid w:val="00B428C0"/>
    <w:rsid w:val="00B42F55"/>
    <w:rsid w:val="00B44A15"/>
    <w:rsid w:val="00B4550D"/>
    <w:rsid w:val="00B46512"/>
    <w:rsid w:val="00B46C99"/>
    <w:rsid w:val="00B47957"/>
    <w:rsid w:val="00B47B2B"/>
    <w:rsid w:val="00B50CDA"/>
    <w:rsid w:val="00B50FC6"/>
    <w:rsid w:val="00B51CAF"/>
    <w:rsid w:val="00B52253"/>
    <w:rsid w:val="00B523C7"/>
    <w:rsid w:val="00B52EEC"/>
    <w:rsid w:val="00B534CC"/>
    <w:rsid w:val="00B53862"/>
    <w:rsid w:val="00B54ADF"/>
    <w:rsid w:val="00B54C97"/>
    <w:rsid w:val="00B5525F"/>
    <w:rsid w:val="00B56DDF"/>
    <w:rsid w:val="00B60F13"/>
    <w:rsid w:val="00B61773"/>
    <w:rsid w:val="00B61B0F"/>
    <w:rsid w:val="00B61D2F"/>
    <w:rsid w:val="00B62BF2"/>
    <w:rsid w:val="00B63AC8"/>
    <w:rsid w:val="00B63E54"/>
    <w:rsid w:val="00B6402D"/>
    <w:rsid w:val="00B64C31"/>
    <w:rsid w:val="00B655CB"/>
    <w:rsid w:val="00B657C7"/>
    <w:rsid w:val="00B65B95"/>
    <w:rsid w:val="00B65FAB"/>
    <w:rsid w:val="00B66262"/>
    <w:rsid w:val="00B66FBA"/>
    <w:rsid w:val="00B702E1"/>
    <w:rsid w:val="00B70CD4"/>
    <w:rsid w:val="00B71776"/>
    <w:rsid w:val="00B72583"/>
    <w:rsid w:val="00B7285A"/>
    <w:rsid w:val="00B72DF8"/>
    <w:rsid w:val="00B744E1"/>
    <w:rsid w:val="00B7496E"/>
    <w:rsid w:val="00B74BBE"/>
    <w:rsid w:val="00B75E0E"/>
    <w:rsid w:val="00B75E89"/>
    <w:rsid w:val="00B76205"/>
    <w:rsid w:val="00B77299"/>
    <w:rsid w:val="00B77522"/>
    <w:rsid w:val="00B77523"/>
    <w:rsid w:val="00B77CBF"/>
    <w:rsid w:val="00B77DF2"/>
    <w:rsid w:val="00B77E59"/>
    <w:rsid w:val="00B8035B"/>
    <w:rsid w:val="00B80853"/>
    <w:rsid w:val="00B81829"/>
    <w:rsid w:val="00B81F66"/>
    <w:rsid w:val="00B82B48"/>
    <w:rsid w:val="00B8376A"/>
    <w:rsid w:val="00B83A1A"/>
    <w:rsid w:val="00B83AA5"/>
    <w:rsid w:val="00B83CE4"/>
    <w:rsid w:val="00B840B9"/>
    <w:rsid w:val="00B85A0C"/>
    <w:rsid w:val="00B85DFD"/>
    <w:rsid w:val="00B86512"/>
    <w:rsid w:val="00B86582"/>
    <w:rsid w:val="00B868BE"/>
    <w:rsid w:val="00B8779C"/>
    <w:rsid w:val="00B87B54"/>
    <w:rsid w:val="00B9131B"/>
    <w:rsid w:val="00B914F4"/>
    <w:rsid w:val="00B93024"/>
    <w:rsid w:val="00B93481"/>
    <w:rsid w:val="00B93795"/>
    <w:rsid w:val="00B93A20"/>
    <w:rsid w:val="00B93FDB"/>
    <w:rsid w:val="00B94DDD"/>
    <w:rsid w:val="00B94E49"/>
    <w:rsid w:val="00B95368"/>
    <w:rsid w:val="00B956DA"/>
    <w:rsid w:val="00B95B66"/>
    <w:rsid w:val="00B97125"/>
    <w:rsid w:val="00B9723B"/>
    <w:rsid w:val="00B973BD"/>
    <w:rsid w:val="00BA12CA"/>
    <w:rsid w:val="00BA21A3"/>
    <w:rsid w:val="00BA25A2"/>
    <w:rsid w:val="00BA2CBD"/>
    <w:rsid w:val="00BA311B"/>
    <w:rsid w:val="00BA4290"/>
    <w:rsid w:val="00BA4A10"/>
    <w:rsid w:val="00BA511D"/>
    <w:rsid w:val="00BA5A1E"/>
    <w:rsid w:val="00BA626B"/>
    <w:rsid w:val="00BA6658"/>
    <w:rsid w:val="00BA67E9"/>
    <w:rsid w:val="00BA6988"/>
    <w:rsid w:val="00BA7024"/>
    <w:rsid w:val="00BA71A2"/>
    <w:rsid w:val="00BA74F8"/>
    <w:rsid w:val="00BB0C3D"/>
    <w:rsid w:val="00BB1753"/>
    <w:rsid w:val="00BB334E"/>
    <w:rsid w:val="00BB35DB"/>
    <w:rsid w:val="00BB435A"/>
    <w:rsid w:val="00BB519B"/>
    <w:rsid w:val="00BB68CD"/>
    <w:rsid w:val="00BB6B9B"/>
    <w:rsid w:val="00BB709C"/>
    <w:rsid w:val="00BC0F26"/>
    <w:rsid w:val="00BC1A2C"/>
    <w:rsid w:val="00BC1AC1"/>
    <w:rsid w:val="00BC1D77"/>
    <w:rsid w:val="00BC2548"/>
    <w:rsid w:val="00BC2664"/>
    <w:rsid w:val="00BC2F87"/>
    <w:rsid w:val="00BC33C8"/>
    <w:rsid w:val="00BC3856"/>
    <w:rsid w:val="00BC4104"/>
    <w:rsid w:val="00BC4A27"/>
    <w:rsid w:val="00BD272E"/>
    <w:rsid w:val="00BD41B9"/>
    <w:rsid w:val="00BD4773"/>
    <w:rsid w:val="00BD6980"/>
    <w:rsid w:val="00BD7DB3"/>
    <w:rsid w:val="00BE101C"/>
    <w:rsid w:val="00BE2E20"/>
    <w:rsid w:val="00BE2FCB"/>
    <w:rsid w:val="00BE3993"/>
    <w:rsid w:val="00BE401F"/>
    <w:rsid w:val="00BE4169"/>
    <w:rsid w:val="00BE459A"/>
    <w:rsid w:val="00BE4CC0"/>
    <w:rsid w:val="00BE7980"/>
    <w:rsid w:val="00BE7BED"/>
    <w:rsid w:val="00BF0404"/>
    <w:rsid w:val="00BF0457"/>
    <w:rsid w:val="00BF06E4"/>
    <w:rsid w:val="00BF1D47"/>
    <w:rsid w:val="00BF3726"/>
    <w:rsid w:val="00BF40B6"/>
    <w:rsid w:val="00BF440A"/>
    <w:rsid w:val="00BF533D"/>
    <w:rsid w:val="00BF5C8F"/>
    <w:rsid w:val="00BF60AB"/>
    <w:rsid w:val="00BF71F7"/>
    <w:rsid w:val="00BF724F"/>
    <w:rsid w:val="00C0063A"/>
    <w:rsid w:val="00C00AAB"/>
    <w:rsid w:val="00C00D42"/>
    <w:rsid w:val="00C00E01"/>
    <w:rsid w:val="00C01B46"/>
    <w:rsid w:val="00C02EA4"/>
    <w:rsid w:val="00C031F2"/>
    <w:rsid w:val="00C03A8A"/>
    <w:rsid w:val="00C059F1"/>
    <w:rsid w:val="00C05D63"/>
    <w:rsid w:val="00C067F9"/>
    <w:rsid w:val="00C068DE"/>
    <w:rsid w:val="00C07D44"/>
    <w:rsid w:val="00C11324"/>
    <w:rsid w:val="00C11AA2"/>
    <w:rsid w:val="00C11B2D"/>
    <w:rsid w:val="00C1289C"/>
    <w:rsid w:val="00C14376"/>
    <w:rsid w:val="00C14B6F"/>
    <w:rsid w:val="00C152D1"/>
    <w:rsid w:val="00C15B0F"/>
    <w:rsid w:val="00C15E04"/>
    <w:rsid w:val="00C1689D"/>
    <w:rsid w:val="00C17464"/>
    <w:rsid w:val="00C1751A"/>
    <w:rsid w:val="00C1758F"/>
    <w:rsid w:val="00C20159"/>
    <w:rsid w:val="00C212AF"/>
    <w:rsid w:val="00C2139A"/>
    <w:rsid w:val="00C21683"/>
    <w:rsid w:val="00C227E2"/>
    <w:rsid w:val="00C22D1D"/>
    <w:rsid w:val="00C25610"/>
    <w:rsid w:val="00C256F1"/>
    <w:rsid w:val="00C25898"/>
    <w:rsid w:val="00C26222"/>
    <w:rsid w:val="00C267DE"/>
    <w:rsid w:val="00C27C39"/>
    <w:rsid w:val="00C30D8C"/>
    <w:rsid w:val="00C31DC4"/>
    <w:rsid w:val="00C3268E"/>
    <w:rsid w:val="00C33980"/>
    <w:rsid w:val="00C34048"/>
    <w:rsid w:val="00C340C0"/>
    <w:rsid w:val="00C34440"/>
    <w:rsid w:val="00C35151"/>
    <w:rsid w:val="00C35BB7"/>
    <w:rsid w:val="00C36EEA"/>
    <w:rsid w:val="00C3755F"/>
    <w:rsid w:val="00C378C5"/>
    <w:rsid w:val="00C37D06"/>
    <w:rsid w:val="00C408C6"/>
    <w:rsid w:val="00C40B12"/>
    <w:rsid w:val="00C40BCC"/>
    <w:rsid w:val="00C40CB2"/>
    <w:rsid w:val="00C4178D"/>
    <w:rsid w:val="00C41D51"/>
    <w:rsid w:val="00C42C5E"/>
    <w:rsid w:val="00C4443E"/>
    <w:rsid w:val="00C444FF"/>
    <w:rsid w:val="00C4479E"/>
    <w:rsid w:val="00C44AD3"/>
    <w:rsid w:val="00C44B03"/>
    <w:rsid w:val="00C45416"/>
    <w:rsid w:val="00C4579E"/>
    <w:rsid w:val="00C45978"/>
    <w:rsid w:val="00C45BDA"/>
    <w:rsid w:val="00C469F3"/>
    <w:rsid w:val="00C46CF6"/>
    <w:rsid w:val="00C47B22"/>
    <w:rsid w:val="00C51525"/>
    <w:rsid w:val="00C53132"/>
    <w:rsid w:val="00C53AB4"/>
    <w:rsid w:val="00C54259"/>
    <w:rsid w:val="00C546D7"/>
    <w:rsid w:val="00C554AA"/>
    <w:rsid w:val="00C612D6"/>
    <w:rsid w:val="00C61486"/>
    <w:rsid w:val="00C623EF"/>
    <w:rsid w:val="00C62775"/>
    <w:rsid w:val="00C62B60"/>
    <w:rsid w:val="00C64B2A"/>
    <w:rsid w:val="00C65F1E"/>
    <w:rsid w:val="00C66685"/>
    <w:rsid w:val="00C677A4"/>
    <w:rsid w:val="00C67ACC"/>
    <w:rsid w:val="00C67C95"/>
    <w:rsid w:val="00C67F32"/>
    <w:rsid w:val="00C7045E"/>
    <w:rsid w:val="00C7055B"/>
    <w:rsid w:val="00C70917"/>
    <w:rsid w:val="00C7155C"/>
    <w:rsid w:val="00C71796"/>
    <w:rsid w:val="00C72160"/>
    <w:rsid w:val="00C721A9"/>
    <w:rsid w:val="00C729DC"/>
    <w:rsid w:val="00C72A9D"/>
    <w:rsid w:val="00C73D3D"/>
    <w:rsid w:val="00C7459F"/>
    <w:rsid w:val="00C74A10"/>
    <w:rsid w:val="00C77C69"/>
    <w:rsid w:val="00C8004F"/>
    <w:rsid w:val="00C800A8"/>
    <w:rsid w:val="00C80CA6"/>
    <w:rsid w:val="00C81648"/>
    <w:rsid w:val="00C8282B"/>
    <w:rsid w:val="00C82E5F"/>
    <w:rsid w:val="00C832B9"/>
    <w:rsid w:val="00C83741"/>
    <w:rsid w:val="00C83CB5"/>
    <w:rsid w:val="00C84B97"/>
    <w:rsid w:val="00C85EE6"/>
    <w:rsid w:val="00C85F1B"/>
    <w:rsid w:val="00C866F7"/>
    <w:rsid w:val="00C867B6"/>
    <w:rsid w:val="00C86FF5"/>
    <w:rsid w:val="00C878C5"/>
    <w:rsid w:val="00C90216"/>
    <w:rsid w:val="00C90417"/>
    <w:rsid w:val="00C90495"/>
    <w:rsid w:val="00C90B47"/>
    <w:rsid w:val="00C90FC8"/>
    <w:rsid w:val="00C91190"/>
    <w:rsid w:val="00C91229"/>
    <w:rsid w:val="00C9123C"/>
    <w:rsid w:val="00C91776"/>
    <w:rsid w:val="00C92B29"/>
    <w:rsid w:val="00C92BFA"/>
    <w:rsid w:val="00C92D82"/>
    <w:rsid w:val="00C932A0"/>
    <w:rsid w:val="00C93820"/>
    <w:rsid w:val="00C93910"/>
    <w:rsid w:val="00C939CD"/>
    <w:rsid w:val="00C946E8"/>
    <w:rsid w:val="00C94D73"/>
    <w:rsid w:val="00C971A5"/>
    <w:rsid w:val="00C976DF"/>
    <w:rsid w:val="00CA1E1D"/>
    <w:rsid w:val="00CA1F88"/>
    <w:rsid w:val="00CA301D"/>
    <w:rsid w:val="00CA353C"/>
    <w:rsid w:val="00CA3B48"/>
    <w:rsid w:val="00CA3C3D"/>
    <w:rsid w:val="00CA44B6"/>
    <w:rsid w:val="00CA4B82"/>
    <w:rsid w:val="00CA504C"/>
    <w:rsid w:val="00CA5298"/>
    <w:rsid w:val="00CA677D"/>
    <w:rsid w:val="00CA74DC"/>
    <w:rsid w:val="00CA78F7"/>
    <w:rsid w:val="00CA7F8F"/>
    <w:rsid w:val="00CB0105"/>
    <w:rsid w:val="00CB05B1"/>
    <w:rsid w:val="00CB0BA4"/>
    <w:rsid w:val="00CB0DF3"/>
    <w:rsid w:val="00CB1AA7"/>
    <w:rsid w:val="00CB1B70"/>
    <w:rsid w:val="00CB234C"/>
    <w:rsid w:val="00CB2A11"/>
    <w:rsid w:val="00CB2B6A"/>
    <w:rsid w:val="00CB4235"/>
    <w:rsid w:val="00CB4260"/>
    <w:rsid w:val="00CB4C78"/>
    <w:rsid w:val="00CB5051"/>
    <w:rsid w:val="00CB5842"/>
    <w:rsid w:val="00CB5943"/>
    <w:rsid w:val="00CB6146"/>
    <w:rsid w:val="00CB66C3"/>
    <w:rsid w:val="00CB6D15"/>
    <w:rsid w:val="00CB7F25"/>
    <w:rsid w:val="00CC15B7"/>
    <w:rsid w:val="00CC161C"/>
    <w:rsid w:val="00CC1A43"/>
    <w:rsid w:val="00CC1DF5"/>
    <w:rsid w:val="00CC28A7"/>
    <w:rsid w:val="00CC30F2"/>
    <w:rsid w:val="00CC3A5F"/>
    <w:rsid w:val="00CC4871"/>
    <w:rsid w:val="00CC6433"/>
    <w:rsid w:val="00CC64A6"/>
    <w:rsid w:val="00CC7080"/>
    <w:rsid w:val="00CD0090"/>
    <w:rsid w:val="00CD010C"/>
    <w:rsid w:val="00CD2DCC"/>
    <w:rsid w:val="00CD4620"/>
    <w:rsid w:val="00CD7699"/>
    <w:rsid w:val="00CD76BB"/>
    <w:rsid w:val="00CE1990"/>
    <w:rsid w:val="00CE1C54"/>
    <w:rsid w:val="00CE283C"/>
    <w:rsid w:val="00CE2C9B"/>
    <w:rsid w:val="00CE3048"/>
    <w:rsid w:val="00CE3369"/>
    <w:rsid w:val="00CE358E"/>
    <w:rsid w:val="00CE3922"/>
    <w:rsid w:val="00CE39DC"/>
    <w:rsid w:val="00CE3A3D"/>
    <w:rsid w:val="00CE42D4"/>
    <w:rsid w:val="00CE450A"/>
    <w:rsid w:val="00CE4AFD"/>
    <w:rsid w:val="00CE4E99"/>
    <w:rsid w:val="00CE5019"/>
    <w:rsid w:val="00CE5072"/>
    <w:rsid w:val="00CE5757"/>
    <w:rsid w:val="00CE63A3"/>
    <w:rsid w:val="00CE6BA4"/>
    <w:rsid w:val="00CE77AE"/>
    <w:rsid w:val="00CE79C8"/>
    <w:rsid w:val="00CF04AA"/>
    <w:rsid w:val="00CF06E9"/>
    <w:rsid w:val="00CF0EDB"/>
    <w:rsid w:val="00CF1654"/>
    <w:rsid w:val="00CF21E8"/>
    <w:rsid w:val="00CF352D"/>
    <w:rsid w:val="00CF4B47"/>
    <w:rsid w:val="00CF5513"/>
    <w:rsid w:val="00CF5B1A"/>
    <w:rsid w:val="00CF60C0"/>
    <w:rsid w:val="00CF6517"/>
    <w:rsid w:val="00CF6E52"/>
    <w:rsid w:val="00CF74CC"/>
    <w:rsid w:val="00CF79D7"/>
    <w:rsid w:val="00CF7BA1"/>
    <w:rsid w:val="00D00668"/>
    <w:rsid w:val="00D006A1"/>
    <w:rsid w:val="00D00A01"/>
    <w:rsid w:val="00D01369"/>
    <w:rsid w:val="00D02188"/>
    <w:rsid w:val="00D02601"/>
    <w:rsid w:val="00D02B16"/>
    <w:rsid w:val="00D03432"/>
    <w:rsid w:val="00D047DA"/>
    <w:rsid w:val="00D04B23"/>
    <w:rsid w:val="00D05B4E"/>
    <w:rsid w:val="00D07DB7"/>
    <w:rsid w:val="00D11140"/>
    <w:rsid w:val="00D1163D"/>
    <w:rsid w:val="00D12178"/>
    <w:rsid w:val="00D122BB"/>
    <w:rsid w:val="00D12978"/>
    <w:rsid w:val="00D13923"/>
    <w:rsid w:val="00D1416F"/>
    <w:rsid w:val="00D15211"/>
    <w:rsid w:val="00D152E1"/>
    <w:rsid w:val="00D15454"/>
    <w:rsid w:val="00D20AE3"/>
    <w:rsid w:val="00D24115"/>
    <w:rsid w:val="00D244F4"/>
    <w:rsid w:val="00D24D8E"/>
    <w:rsid w:val="00D24E08"/>
    <w:rsid w:val="00D2501A"/>
    <w:rsid w:val="00D2543C"/>
    <w:rsid w:val="00D2598E"/>
    <w:rsid w:val="00D25A2F"/>
    <w:rsid w:val="00D25DC6"/>
    <w:rsid w:val="00D2642F"/>
    <w:rsid w:val="00D26F41"/>
    <w:rsid w:val="00D27643"/>
    <w:rsid w:val="00D30020"/>
    <w:rsid w:val="00D301C5"/>
    <w:rsid w:val="00D336A4"/>
    <w:rsid w:val="00D3377B"/>
    <w:rsid w:val="00D33915"/>
    <w:rsid w:val="00D34C76"/>
    <w:rsid w:val="00D366D4"/>
    <w:rsid w:val="00D369EF"/>
    <w:rsid w:val="00D36C0F"/>
    <w:rsid w:val="00D37D68"/>
    <w:rsid w:val="00D40978"/>
    <w:rsid w:val="00D40E86"/>
    <w:rsid w:val="00D42C1B"/>
    <w:rsid w:val="00D42F99"/>
    <w:rsid w:val="00D43138"/>
    <w:rsid w:val="00D438E7"/>
    <w:rsid w:val="00D43AE6"/>
    <w:rsid w:val="00D43D22"/>
    <w:rsid w:val="00D440F6"/>
    <w:rsid w:val="00D444B9"/>
    <w:rsid w:val="00D445B1"/>
    <w:rsid w:val="00D450FA"/>
    <w:rsid w:val="00D45283"/>
    <w:rsid w:val="00D4531E"/>
    <w:rsid w:val="00D467B4"/>
    <w:rsid w:val="00D479A0"/>
    <w:rsid w:val="00D47A6C"/>
    <w:rsid w:val="00D5116D"/>
    <w:rsid w:val="00D51B09"/>
    <w:rsid w:val="00D527F2"/>
    <w:rsid w:val="00D52EE2"/>
    <w:rsid w:val="00D532C9"/>
    <w:rsid w:val="00D53574"/>
    <w:rsid w:val="00D549F6"/>
    <w:rsid w:val="00D55448"/>
    <w:rsid w:val="00D55961"/>
    <w:rsid w:val="00D560D6"/>
    <w:rsid w:val="00D56DF6"/>
    <w:rsid w:val="00D57461"/>
    <w:rsid w:val="00D57DAA"/>
    <w:rsid w:val="00D601F5"/>
    <w:rsid w:val="00D609F5"/>
    <w:rsid w:val="00D60BDE"/>
    <w:rsid w:val="00D60FA3"/>
    <w:rsid w:val="00D61271"/>
    <w:rsid w:val="00D624AE"/>
    <w:rsid w:val="00D63A7E"/>
    <w:rsid w:val="00D63DC0"/>
    <w:rsid w:val="00D649F1"/>
    <w:rsid w:val="00D65CDF"/>
    <w:rsid w:val="00D6654F"/>
    <w:rsid w:val="00D66752"/>
    <w:rsid w:val="00D67C71"/>
    <w:rsid w:val="00D7078A"/>
    <w:rsid w:val="00D72172"/>
    <w:rsid w:val="00D74056"/>
    <w:rsid w:val="00D748BA"/>
    <w:rsid w:val="00D76C49"/>
    <w:rsid w:val="00D76C74"/>
    <w:rsid w:val="00D80080"/>
    <w:rsid w:val="00D80C62"/>
    <w:rsid w:val="00D813EC"/>
    <w:rsid w:val="00D815D8"/>
    <w:rsid w:val="00D81A20"/>
    <w:rsid w:val="00D82B09"/>
    <w:rsid w:val="00D84B12"/>
    <w:rsid w:val="00D86043"/>
    <w:rsid w:val="00D861F4"/>
    <w:rsid w:val="00D869AA"/>
    <w:rsid w:val="00D9024D"/>
    <w:rsid w:val="00D9090D"/>
    <w:rsid w:val="00D91BCD"/>
    <w:rsid w:val="00D91CA0"/>
    <w:rsid w:val="00D92688"/>
    <w:rsid w:val="00D926FB"/>
    <w:rsid w:val="00D929B3"/>
    <w:rsid w:val="00D93414"/>
    <w:rsid w:val="00D945EC"/>
    <w:rsid w:val="00D94856"/>
    <w:rsid w:val="00D94FC9"/>
    <w:rsid w:val="00D95AA2"/>
    <w:rsid w:val="00D95B22"/>
    <w:rsid w:val="00D96C07"/>
    <w:rsid w:val="00D96F68"/>
    <w:rsid w:val="00DA09DB"/>
    <w:rsid w:val="00DA1F15"/>
    <w:rsid w:val="00DA1F41"/>
    <w:rsid w:val="00DA24B5"/>
    <w:rsid w:val="00DA3063"/>
    <w:rsid w:val="00DA3D99"/>
    <w:rsid w:val="00DA4132"/>
    <w:rsid w:val="00DA4383"/>
    <w:rsid w:val="00DA495A"/>
    <w:rsid w:val="00DA553F"/>
    <w:rsid w:val="00DA5914"/>
    <w:rsid w:val="00DA5B95"/>
    <w:rsid w:val="00DA6464"/>
    <w:rsid w:val="00DA67EF"/>
    <w:rsid w:val="00DA730E"/>
    <w:rsid w:val="00DB1032"/>
    <w:rsid w:val="00DB16E4"/>
    <w:rsid w:val="00DB3122"/>
    <w:rsid w:val="00DB489D"/>
    <w:rsid w:val="00DB4EC3"/>
    <w:rsid w:val="00DB4EE2"/>
    <w:rsid w:val="00DB5B7A"/>
    <w:rsid w:val="00DB5B9B"/>
    <w:rsid w:val="00DB7F58"/>
    <w:rsid w:val="00DC3329"/>
    <w:rsid w:val="00DC45B0"/>
    <w:rsid w:val="00DC556B"/>
    <w:rsid w:val="00DC5D54"/>
    <w:rsid w:val="00DC6045"/>
    <w:rsid w:val="00DC6B0E"/>
    <w:rsid w:val="00DC6F55"/>
    <w:rsid w:val="00DC6FCC"/>
    <w:rsid w:val="00DC7116"/>
    <w:rsid w:val="00DC71A0"/>
    <w:rsid w:val="00DC741C"/>
    <w:rsid w:val="00DC7497"/>
    <w:rsid w:val="00DD0100"/>
    <w:rsid w:val="00DD0401"/>
    <w:rsid w:val="00DD17AE"/>
    <w:rsid w:val="00DD22BF"/>
    <w:rsid w:val="00DD2875"/>
    <w:rsid w:val="00DD2A7B"/>
    <w:rsid w:val="00DD2E0C"/>
    <w:rsid w:val="00DD3C80"/>
    <w:rsid w:val="00DD46B5"/>
    <w:rsid w:val="00DD4FC4"/>
    <w:rsid w:val="00DD5B64"/>
    <w:rsid w:val="00DD6ABA"/>
    <w:rsid w:val="00DD75B5"/>
    <w:rsid w:val="00DE011D"/>
    <w:rsid w:val="00DE031B"/>
    <w:rsid w:val="00DE05D0"/>
    <w:rsid w:val="00DE0C9D"/>
    <w:rsid w:val="00DE0E5E"/>
    <w:rsid w:val="00DE1285"/>
    <w:rsid w:val="00DE2149"/>
    <w:rsid w:val="00DE2726"/>
    <w:rsid w:val="00DE3CDA"/>
    <w:rsid w:val="00DE6A59"/>
    <w:rsid w:val="00DE7DD2"/>
    <w:rsid w:val="00DF000E"/>
    <w:rsid w:val="00DF06D0"/>
    <w:rsid w:val="00DF0755"/>
    <w:rsid w:val="00DF09C0"/>
    <w:rsid w:val="00DF0D8C"/>
    <w:rsid w:val="00DF1668"/>
    <w:rsid w:val="00DF2AF9"/>
    <w:rsid w:val="00DF3178"/>
    <w:rsid w:val="00DF4288"/>
    <w:rsid w:val="00DF4FA5"/>
    <w:rsid w:val="00DF51D4"/>
    <w:rsid w:val="00DF55E1"/>
    <w:rsid w:val="00DF57DD"/>
    <w:rsid w:val="00DF5932"/>
    <w:rsid w:val="00DF7132"/>
    <w:rsid w:val="00DF726E"/>
    <w:rsid w:val="00E0035E"/>
    <w:rsid w:val="00E00F20"/>
    <w:rsid w:val="00E01112"/>
    <w:rsid w:val="00E012CB"/>
    <w:rsid w:val="00E01482"/>
    <w:rsid w:val="00E01AF4"/>
    <w:rsid w:val="00E0293D"/>
    <w:rsid w:val="00E02EC6"/>
    <w:rsid w:val="00E02F1E"/>
    <w:rsid w:val="00E037EA"/>
    <w:rsid w:val="00E03B8C"/>
    <w:rsid w:val="00E03D6B"/>
    <w:rsid w:val="00E0416C"/>
    <w:rsid w:val="00E0466B"/>
    <w:rsid w:val="00E04799"/>
    <w:rsid w:val="00E04ABF"/>
    <w:rsid w:val="00E04B4E"/>
    <w:rsid w:val="00E04CBC"/>
    <w:rsid w:val="00E04EA8"/>
    <w:rsid w:val="00E04F24"/>
    <w:rsid w:val="00E101D6"/>
    <w:rsid w:val="00E10798"/>
    <w:rsid w:val="00E12624"/>
    <w:rsid w:val="00E12796"/>
    <w:rsid w:val="00E134DE"/>
    <w:rsid w:val="00E13762"/>
    <w:rsid w:val="00E1551D"/>
    <w:rsid w:val="00E15B19"/>
    <w:rsid w:val="00E17132"/>
    <w:rsid w:val="00E20AD8"/>
    <w:rsid w:val="00E2199E"/>
    <w:rsid w:val="00E222AA"/>
    <w:rsid w:val="00E2388D"/>
    <w:rsid w:val="00E2461C"/>
    <w:rsid w:val="00E24CCB"/>
    <w:rsid w:val="00E25EC0"/>
    <w:rsid w:val="00E26D9B"/>
    <w:rsid w:val="00E27AA2"/>
    <w:rsid w:val="00E27AD3"/>
    <w:rsid w:val="00E31018"/>
    <w:rsid w:val="00E31C31"/>
    <w:rsid w:val="00E33397"/>
    <w:rsid w:val="00E34DB4"/>
    <w:rsid w:val="00E34EEE"/>
    <w:rsid w:val="00E35513"/>
    <w:rsid w:val="00E35858"/>
    <w:rsid w:val="00E359CC"/>
    <w:rsid w:val="00E35AA1"/>
    <w:rsid w:val="00E35FCD"/>
    <w:rsid w:val="00E36881"/>
    <w:rsid w:val="00E419A6"/>
    <w:rsid w:val="00E42253"/>
    <w:rsid w:val="00E42C2D"/>
    <w:rsid w:val="00E42FEA"/>
    <w:rsid w:val="00E438B1"/>
    <w:rsid w:val="00E43B46"/>
    <w:rsid w:val="00E46181"/>
    <w:rsid w:val="00E46358"/>
    <w:rsid w:val="00E46886"/>
    <w:rsid w:val="00E46B19"/>
    <w:rsid w:val="00E46CCF"/>
    <w:rsid w:val="00E47095"/>
    <w:rsid w:val="00E477FC"/>
    <w:rsid w:val="00E47826"/>
    <w:rsid w:val="00E4782C"/>
    <w:rsid w:val="00E50027"/>
    <w:rsid w:val="00E5031A"/>
    <w:rsid w:val="00E50428"/>
    <w:rsid w:val="00E50A02"/>
    <w:rsid w:val="00E50C42"/>
    <w:rsid w:val="00E50DC3"/>
    <w:rsid w:val="00E5256C"/>
    <w:rsid w:val="00E54871"/>
    <w:rsid w:val="00E5487E"/>
    <w:rsid w:val="00E5675C"/>
    <w:rsid w:val="00E576D0"/>
    <w:rsid w:val="00E6017F"/>
    <w:rsid w:val="00E6126F"/>
    <w:rsid w:val="00E61CDF"/>
    <w:rsid w:val="00E61F7E"/>
    <w:rsid w:val="00E62B83"/>
    <w:rsid w:val="00E62E97"/>
    <w:rsid w:val="00E63812"/>
    <w:rsid w:val="00E64B9B"/>
    <w:rsid w:val="00E65110"/>
    <w:rsid w:val="00E65872"/>
    <w:rsid w:val="00E66111"/>
    <w:rsid w:val="00E66158"/>
    <w:rsid w:val="00E6721C"/>
    <w:rsid w:val="00E710E3"/>
    <w:rsid w:val="00E7176C"/>
    <w:rsid w:val="00E72A67"/>
    <w:rsid w:val="00E72BD6"/>
    <w:rsid w:val="00E7339F"/>
    <w:rsid w:val="00E74378"/>
    <w:rsid w:val="00E74CE5"/>
    <w:rsid w:val="00E75859"/>
    <w:rsid w:val="00E75DB2"/>
    <w:rsid w:val="00E769AD"/>
    <w:rsid w:val="00E776DC"/>
    <w:rsid w:val="00E80663"/>
    <w:rsid w:val="00E80D79"/>
    <w:rsid w:val="00E81C6F"/>
    <w:rsid w:val="00E81EAD"/>
    <w:rsid w:val="00E8227B"/>
    <w:rsid w:val="00E82AFB"/>
    <w:rsid w:val="00E83558"/>
    <w:rsid w:val="00E83670"/>
    <w:rsid w:val="00E83A28"/>
    <w:rsid w:val="00E85885"/>
    <w:rsid w:val="00E859E1"/>
    <w:rsid w:val="00E85DE0"/>
    <w:rsid w:val="00E860C2"/>
    <w:rsid w:val="00E8738C"/>
    <w:rsid w:val="00E87A6D"/>
    <w:rsid w:val="00E87FA4"/>
    <w:rsid w:val="00E90DCA"/>
    <w:rsid w:val="00E9221D"/>
    <w:rsid w:val="00E93B7E"/>
    <w:rsid w:val="00E93DF6"/>
    <w:rsid w:val="00E940A1"/>
    <w:rsid w:val="00E948F1"/>
    <w:rsid w:val="00E9569A"/>
    <w:rsid w:val="00E95DC8"/>
    <w:rsid w:val="00E95EEC"/>
    <w:rsid w:val="00E96243"/>
    <w:rsid w:val="00E96F61"/>
    <w:rsid w:val="00EA0753"/>
    <w:rsid w:val="00EA2855"/>
    <w:rsid w:val="00EA2922"/>
    <w:rsid w:val="00EA39AC"/>
    <w:rsid w:val="00EA5276"/>
    <w:rsid w:val="00EA5901"/>
    <w:rsid w:val="00EA5B75"/>
    <w:rsid w:val="00EA7A3F"/>
    <w:rsid w:val="00EB020A"/>
    <w:rsid w:val="00EB0292"/>
    <w:rsid w:val="00EB0CC1"/>
    <w:rsid w:val="00EB127F"/>
    <w:rsid w:val="00EB173D"/>
    <w:rsid w:val="00EB34DF"/>
    <w:rsid w:val="00EB42BB"/>
    <w:rsid w:val="00EB448D"/>
    <w:rsid w:val="00EB44CE"/>
    <w:rsid w:val="00EB59DE"/>
    <w:rsid w:val="00EB6442"/>
    <w:rsid w:val="00EC1005"/>
    <w:rsid w:val="00EC3090"/>
    <w:rsid w:val="00EC4ACA"/>
    <w:rsid w:val="00EC515B"/>
    <w:rsid w:val="00EC5C07"/>
    <w:rsid w:val="00EC5C08"/>
    <w:rsid w:val="00EC6A67"/>
    <w:rsid w:val="00ED1B98"/>
    <w:rsid w:val="00ED31C6"/>
    <w:rsid w:val="00ED3FF7"/>
    <w:rsid w:val="00ED508C"/>
    <w:rsid w:val="00ED5AE7"/>
    <w:rsid w:val="00ED5E6C"/>
    <w:rsid w:val="00ED6321"/>
    <w:rsid w:val="00ED6A31"/>
    <w:rsid w:val="00ED6A3D"/>
    <w:rsid w:val="00ED6C27"/>
    <w:rsid w:val="00ED7A5D"/>
    <w:rsid w:val="00EE1528"/>
    <w:rsid w:val="00EE3593"/>
    <w:rsid w:val="00EE42F6"/>
    <w:rsid w:val="00EE4CFE"/>
    <w:rsid w:val="00EE6950"/>
    <w:rsid w:val="00EE6D3D"/>
    <w:rsid w:val="00EE707A"/>
    <w:rsid w:val="00EF0EBB"/>
    <w:rsid w:val="00EF16FE"/>
    <w:rsid w:val="00EF20CD"/>
    <w:rsid w:val="00EF262E"/>
    <w:rsid w:val="00EF2683"/>
    <w:rsid w:val="00EF2747"/>
    <w:rsid w:val="00EF28A7"/>
    <w:rsid w:val="00EF7D55"/>
    <w:rsid w:val="00F005F7"/>
    <w:rsid w:val="00F00EA8"/>
    <w:rsid w:val="00F02C9B"/>
    <w:rsid w:val="00F02FDB"/>
    <w:rsid w:val="00F031C9"/>
    <w:rsid w:val="00F035E5"/>
    <w:rsid w:val="00F0421B"/>
    <w:rsid w:val="00F04CB3"/>
    <w:rsid w:val="00F0577D"/>
    <w:rsid w:val="00F072E5"/>
    <w:rsid w:val="00F10879"/>
    <w:rsid w:val="00F10B68"/>
    <w:rsid w:val="00F11038"/>
    <w:rsid w:val="00F1133E"/>
    <w:rsid w:val="00F146FA"/>
    <w:rsid w:val="00F14AD1"/>
    <w:rsid w:val="00F15178"/>
    <w:rsid w:val="00F155B4"/>
    <w:rsid w:val="00F16519"/>
    <w:rsid w:val="00F176CE"/>
    <w:rsid w:val="00F1782A"/>
    <w:rsid w:val="00F21AD0"/>
    <w:rsid w:val="00F21C04"/>
    <w:rsid w:val="00F21D89"/>
    <w:rsid w:val="00F232DA"/>
    <w:rsid w:val="00F2372F"/>
    <w:rsid w:val="00F24771"/>
    <w:rsid w:val="00F24F03"/>
    <w:rsid w:val="00F25719"/>
    <w:rsid w:val="00F2586E"/>
    <w:rsid w:val="00F25AF8"/>
    <w:rsid w:val="00F25BBD"/>
    <w:rsid w:val="00F26649"/>
    <w:rsid w:val="00F271CB"/>
    <w:rsid w:val="00F302F7"/>
    <w:rsid w:val="00F30F69"/>
    <w:rsid w:val="00F337B4"/>
    <w:rsid w:val="00F339AD"/>
    <w:rsid w:val="00F340AD"/>
    <w:rsid w:val="00F34D55"/>
    <w:rsid w:val="00F358E1"/>
    <w:rsid w:val="00F361D9"/>
    <w:rsid w:val="00F36671"/>
    <w:rsid w:val="00F36749"/>
    <w:rsid w:val="00F36E51"/>
    <w:rsid w:val="00F3717C"/>
    <w:rsid w:val="00F40914"/>
    <w:rsid w:val="00F4097D"/>
    <w:rsid w:val="00F40DA2"/>
    <w:rsid w:val="00F40F52"/>
    <w:rsid w:val="00F41DE0"/>
    <w:rsid w:val="00F42585"/>
    <w:rsid w:val="00F4276C"/>
    <w:rsid w:val="00F43ED6"/>
    <w:rsid w:val="00F44C86"/>
    <w:rsid w:val="00F45391"/>
    <w:rsid w:val="00F45795"/>
    <w:rsid w:val="00F45BE3"/>
    <w:rsid w:val="00F468DA"/>
    <w:rsid w:val="00F46C8C"/>
    <w:rsid w:val="00F471B0"/>
    <w:rsid w:val="00F473D1"/>
    <w:rsid w:val="00F47901"/>
    <w:rsid w:val="00F50B22"/>
    <w:rsid w:val="00F51FD8"/>
    <w:rsid w:val="00F52E5C"/>
    <w:rsid w:val="00F530B0"/>
    <w:rsid w:val="00F53AEB"/>
    <w:rsid w:val="00F54ECB"/>
    <w:rsid w:val="00F55D22"/>
    <w:rsid w:val="00F574FA"/>
    <w:rsid w:val="00F575A6"/>
    <w:rsid w:val="00F62039"/>
    <w:rsid w:val="00F62632"/>
    <w:rsid w:val="00F62A07"/>
    <w:rsid w:val="00F63117"/>
    <w:rsid w:val="00F63760"/>
    <w:rsid w:val="00F6400A"/>
    <w:rsid w:val="00F64539"/>
    <w:rsid w:val="00F64795"/>
    <w:rsid w:val="00F6560A"/>
    <w:rsid w:val="00F660BA"/>
    <w:rsid w:val="00F6628E"/>
    <w:rsid w:val="00F66577"/>
    <w:rsid w:val="00F71C52"/>
    <w:rsid w:val="00F73239"/>
    <w:rsid w:val="00F73AB4"/>
    <w:rsid w:val="00F73D3B"/>
    <w:rsid w:val="00F73E40"/>
    <w:rsid w:val="00F73EED"/>
    <w:rsid w:val="00F74749"/>
    <w:rsid w:val="00F75197"/>
    <w:rsid w:val="00F75E48"/>
    <w:rsid w:val="00F760FF"/>
    <w:rsid w:val="00F7654B"/>
    <w:rsid w:val="00F76CEE"/>
    <w:rsid w:val="00F7726B"/>
    <w:rsid w:val="00F772D6"/>
    <w:rsid w:val="00F77553"/>
    <w:rsid w:val="00F77DFC"/>
    <w:rsid w:val="00F77E79"/>
    <w:rsid w:val="00F805E5"/>
    <w:rsid w:val="00F80BE7"/>
    <w:rsid w:val="00F80FE9"/>
    <w:rsid w:val="00F81B6D"/>
    <w:rsid w:val="00F81DA7"/>
    <w:rsid w:val="00F822D5"/>
    <w:rsid w:val="00F8262F"/>
    <w:rsid w:val="00F82A31"/>
    <w:rsid w:val="00F83C64"/>
    <w:rsid w:val="00F84065"/>
    <w:rsid w:val="00F84966"/>
    <w:rsid w:val="00F84BCC"/>
    <w:rsid w:val="00F90D83"/>
    <w:rsid w:val="00F919C5"/>
    <w:rsid w:val="00F91EC3"/>
    <w:rsid w:val="00F94901"/>
    <w:rsid w:val="00F94DCD"/>
    <w:rsid w:val="00F95307"/>
    <w:rsid w:val="00F9707F"/>
    <w:rsid w:val="00F978F5"/>
    <w:rsid w:val="00F97B6E"/>
    <w:rsid w:val="00FA018D"/>
    <w:rsid w:val="00FA04E7"/>
    <w:rsid w:val="00FA1318"/>
    <w:rsid w:val="00FA1BD8"/>
    <w:rsid w:val="00FA1E99"/>
    <w:rsid w:val="00FA27B1"/>
    <w:rsid w:val="00FA2D2F"/>
    <w:rsid w:val="00FA39C2"/>
    <w:rsid w:val="00FA4951"/>
    <w:rsid w:val="00FA4B1E"/>
    <w:rsid w:val="00FA4C40"/>
    <w:rsid w:val="00FA63FC"/>
    <w:rsid w:val="00FA66BC"/>
    <w:rsid w:val="00FA7133"/>
    <w:rsid w:val="00FB09E8"/>
    <w:rsid w:val="00FB1701"/>
    <w:rsid w:val="00FB190A"/>
    <w:rsid w:val="00FB1BF6"/>
    <w:rsid w:val="00FB1DEA"/>
    <w:rsid w:val="00FB2F51"/>
    <w:rsid w:val="00FB3601"/>
    <w:rsid w:val="00FB4BAD"/>
    <w:rsid w:val="00FB4CC9"/>
    <w:rsid w:val="00FB4EE7"/>
    <w:rsid w:val="00FB5F5F"/>
    <w:rsid w:val="00FB6044"/>
    <w:rsid w:val="00FB6583"/>
    <w:rsid w:val="00FB6B49"/>
    <w:rsid w:val="00FB6DD7"/>
    <w:rsid w:val="00FB7143"/>
    <w:rsid w:val="00FB7583"/>
    <w:rsid w:val="00FB75D6"/>
    <w:rsid w:val="00FC0268"/>
    <w:rsid w:val="00FC050F"/>
    <w:rsid w:val="00FC1FFC"/>
    <w:rsid w:val="00FC3490"/>
    <w:rsid w:val="00FC36E2"/>
    <w:rsid w:val="00FC3F91"/>
    <w:rsid w:val="00FC4652"/>
    <w:rsid w:val="00FC4C22"/>
    <w:rsid w:val="00FC516C"/>
    <w:rsid w:val="00FC5B3E"/>
    <w:rsid w:val="00FC7411"/>
    <w:rsid w:val="00FD1C46"/>
    <w:rsid w:val="00FD1F17"/>
    <w:rsid w:val="00FD2295"/>
    <w:rsid w:val="00FD25ED"/>
    <w:rsid w:val="00FD26E3"/>
    <w:rsid w:val="00FD27C4"/>
    <w:rsid w:val="00FD33A1"/>
    <w:rsid w:val="00FD4B50"/>
    <w:rsid w:val="00FD4D1A"/>
    <w:rsid w:val="00FD4D74"/>
    <w:rsid w:val="00FD608D"/>
    <w:rsid w:val="00FD6AAB"/>
    <w:rsid w:val="00FD6B72"/>
    <w:rsid w:val="00FE0477"/>
    <w:rsid w:val="00FE069A"/>
    <w:rsid w:val="00FE15AC"/>
    <w:rsid w:val="00FE278F"/>
    <w:rsid w:val="00FE35D7"/>
    <w:rsid w:val="00FE35FE"/>
    <w:rsid w:val="00FE3948"/>
    <w:rsid w:val="00FE54DA"/>
    <w:rsid w:val="00FE592B"/>
    <w:rsid w:val="00FE5A8E"/>
    <w:rsid w:val="00FE5F95"/>
    <w:rsid w:val="00FE629B"/>
    <w:rsid w:val="00FE6829"/>
    <w:rsid w:val="00FE7280"/>
    <w:rsid w:val="00FE7B46"/>
    <w:rsid w:val="00FF0161"/>
    <w:rsid w:val="00FF046D"/>
    <w:rsid w:val="00FF0C39"/>
    <w:rsid w:val="00FF128D"/>
    <w:rsid w:val="00FF2A69"/>
    <w:rsid w:val="00FF306A"/>
    <w:rsid w:val="00FF454A"/>
    <w:rsid w:val="00FF660B"/>
    <w:rsid w:val="00FF7298"/>
    <w:rsid w:val="00FF77ED"/>
    <w:rsid w:val="0118F46B"/>
    <w:rsid w:val="01636B7A"/>
    <w:rsid w:val="022E53D9"/>
    <w:rsid w:val="0249DC21"/>
    <w:rsid w:val="024D6BBC"/>
    <w:rsid w:val="026983DA"/>
    <w:rsid w:val="02932933"/>
    <w:rsid w:val="02A59363"/>
    <w:rsid w:val="02ABD9E9"/>
    <w:rsid w:val="02E26BFE"/>
    <w:rsid w:val="02EC3E9A"/>
    <w:rsid w:val="02FF31AD"/>
    <w:rsid w:val="034B55C5"/>
    <w:rsid w:val="037C73A9"/>
    <w:rsid w:val="0382AD26"/>
    <w:rsid w:val="0384A907"/>
    <w:rsid w:val="0384B2F2"/>
    <w:rsid w:val="03B6CF77"/>
    <w:rsid w:val="03D3BD77"/>
    <w:rsid w:val="03E87125"/>
    <w:rsid w:val="0404DA43"/>
    <w:rsid w:val="045A3C3E"/>
    <w:rsid w:val="046B6854"/>
    <w:rsid w:val="05427E83"/>
    <w:rsid w:val="0543F8CC"/>
    <w:rsid w:val="056CEA13"/>
    <w:rsid w:val="058A47F6"/>
    <w:rsid w:val="05A65567"/>
    <w:rsid w:val="05E335E9"/>
    <w:rsid w:val="05E79155"/>
    <w:rsid w:val="066A978A"/>
    <w:rsid w:val="0671188E"/>
    <w:rsid w:val="06ABE12B"/>
    <w:rsid w:val="06FC6AEB"/>
    <w:rsid w:val="0766A6E8"/>
    <w:rsid w:val="07954321"/>
    <w:rsid w:val="07E70BE0"/>
    <w:rsid w:val="07EC0BF8"/>
    <w:rsid w:val="086E4B06"/>
    <w:rsid w:val="0871AE93"/>
    <w:rsid w:val="08AB3673"/>
    <w:rsid w:val="08F810D7"/>
    <w:rsid w:val="090A5CF4"/>
    <w:rsid w:val="09468621"/>
    <w:rsid w:val="0971EF5E"/>
    <w:rsid w:val="097D3166"/>
    <w:rsid w:val="0991AFE6"/>
    <w:rsid w:val="09CADE9C"/>
    <w:rsid w:val="0A043018"/>
    <w:rsid w:val="0A17316E"/>
    <w:rsid w:val="0AE01E65"/>
    <w:rsid w:val="0B12934E"/>
    <w:rsid w:val="0B2E70D1"/>
    <w:rsid w:val="0B47FB8E"/>
    <w:rsid w:val="0B67366A"/>
    <w:rsid w:val="0BCE1CF2"/>
    <w:rsid w:val="0BD5545E"/>
    <w:rsid w:val="0BEBA530"/>
    <w:rsid w:val="0BFCCD75"/>
    <w:rsid w:val="0C0FC32F"/>
    <w:rsid w:val="0C32BDD3"/>
    <w:rsid w:val="0C480822"/>
    <w:rsid w:val="0D133390"/>
    <w:rsid w:val="0D13B79E"/>
    <w:rsid w:val="0D36E265"/>
    <w:rsid w:val="0D39BF1D"/>
    <w:rsid w:val="0D49C850"/>
    <w:rsid w:val="0DBBFC21"/>
    <w:rsid w:val="0DC8DE50"/>
    <w:rsid w:val="0DD7E22C"/>
    <w:rsid w:val="0DE16D53"/>
    <w:rsid w:val="0DF73AB8"/>
    <w:rsid w:val="0E07EDA6"/>
    <w:rsid w:val="0E094DA7"/>
    <w:rsid w:val="0E4016D3"/>
    <w:rsid w:val="0E4EAFCD"/>
    <w:rsid w:val="0E6F67B4"/>
    <w:rsid w:val="0F3A1AC0"/>
    <w:rsid w:val="0F479470"/>
    <w:rsid w:val="0F522B50"/>
    <w:rsid w:val="0F714214"/>
    <w:rsid w:val="0FE1A99A"/>
    <w:rsid w:val="103677A0"/>
    <w:rsid w:val="105427E0"/>
    <w:rsid w:val="108D4BB5"/>
    <w:rsid w:val="1098713C"/>
    <w:rsid w:val="109BED6A"/>
    <w:rsid w:val="10ADADD1"/>
    <w:rsid w:val="10CBD723"/>
    <w:rsid w:val="10FA98B7"/>
    <w:rsid w:val="1100CF96"/>
    <w:rsid w:val="11285D3C"/>
    <w:rsid w:val="115D682F"/>
    <w:rsid w:val="115D9BFC"/>
    <w:rsid w:val="1167C507"/>
    <w:rsid w:val="117F29E6"/>
    <w:rsid w:val="11DB1071"/>
    <w:rsid w:val="11DE665B"/>
    <w:rsid w:val="11F47C78"/>
    <w:rsid w:val="1229B697"/>
    <w:rsid w:val="12323544"/>
    <w:rsid w:val="123E7965"/>
    <w:rsid w:val="126A43D2"/>
    <w:rsid w:val="1294F1B4"/>
    <w:rsid w:val="12A14770"/>
    <w:rsid w:val="12B830C9"/>
    <w:rsid w:val="12BDDA0D"/>
    <w:rsid w:val="12C30F69"/>
    <w:rsid w:val="1301C491"/>
    <w:rsid w:val="130BB176"/>
    <w:rsid w:val="134051A4"/>
    <w:rsid w:val="135F98AD"/>
    <w:rsid w:val="13AC4F3B"/>
    <w:rsid w:val="13B68ED7"/>
    <w:rsid w:val="13DA2D43"/>
    <w:rsid w:val="1415603B"/>
    <w:rsid w:val="144EC99F"/>
    <w:rsid w:val="1460A856"/>
    <w:rsid w:val="14A12A5D"/>
    <w:rsid w:val="14CE0647"/>
    <w:rsid w:val="14E64881"/>
    <w:rsid w:val="14F1384D"/>
    <w:rsid w:val="14F9BE74"/>
    <w:rsid w:val="152C02E6"/>
    <w:rsid w:val="157185CF"/>
    <w:rsid w:val="157525D9"/>
    <w:rsid w:val="15ACD9F2"/>
    <w:rsid w:val="15B5611D"/>
    <w:rsid w:val="15DDBBA2"/>
    <w:rsid w:val="16012AD8"/>
    <w:rsid w:val="162875F7"/>
    <w:rsid w:val="1689BA9D"/>
    <w:rsid w:val="16C3EA31"/>
    <w:rsid w:val="17105A4F"/>
    <w:rsid w:val="17695C65"/>
    <w:rsid w:val="1799B61F"/>
    <w:rsid w:val="179EC08A"/>
    <w:rsid w:val="17A68691"/>
    <w:rsid w:val="17B411A7"/>
    <w:rsid w:val="17CC1655"/>
    <w:rsid w:val="17DC9446"/>
    <w:rsid w:val="18C30918"/>
    <w:rsid w:val="18FD82A3"/>
    <w:rsid w:val="193317AC"/>
    <w:rsid w:val="194F8B3D"/>
    <w:rsid w:val="196D9B88"/>
    <w:rsid w:val="198C3641"/>
    <w:rsid w:val="199500AB"/>
    <w:rsid w:val="19D1A410"/>
    <w:rsid w:val="19D8D593"/>
    <w:rsid w:val="1A16C2C5"/>
    <w:rsid w:val="1A1FF535"/>
    <w:rsid w:val="1A2D6566"/>
    <w:rsid w:val="1A46623B"/>
    <w:rsid w:val="1A535CC0"/>
    <w:rsid w:val="1A6472B9"/>
    <w:rsid w:val="1A66E7A9"/>
    <w:rsid w:val="1AAAC3B4"/>
    <w:rsid w:val="1AF5660E"/>
    <w:rsid w:val="1B082275"/>
    <w:rsid w:val="1B084967"/>
    <w:rsid w:val="1B0FB6E6"/>
    <w:rsid w:val="1B396699"/>
    <w:rsid w:val="1BC12275"/>
    <w:rsid w:val="1C18C280"/>
    <w:rsid w:val="1C28F580"/>
    <w:rsid w:val="1C4A4998"/>
    <w:rsid w:val="1C69DE18"/>
    <w:rsid w:val="1C718CF9"/>
    <w:rsid w:val="1C71996A"/>
    <w:rsid w:val="1C85DAD4"/>
    <w:rsid w:val="1CA79741"/>
    <w:rsid w:val="1CBF3842"/>
    <w:rsid w:val="1CC0E3A6"/>
    <w:rsid w:val="1CD7C21E"/>
    <w:rsid w:val="1D22D367"/>
    <w:rsid w:val="1D29077C"/>
    <w:rsid w:val="1D2BD2E5"/>
    <w:rsid w:val="1D53F546"/>
    <w:rsid w:val="1D6EDE04"/>
    <w:rsid w:val="1D8A1AB8"/>
    <w:rsid w:val="1D96D273"/>
    <w:rsid w:val="1DBAC4B8"/>
    <w:rsid w:val="1E6C2A82"/>
    <w:rsid w:val="1EC0EB98"/>
    <w:rsid w:val="1EE45AEE"/>
    <w:rsid w:val="1EF8D530"/>
    <w:rsid w:val="1EF97745"/>
    <w:rsid w:val="1EFA0168"/>
    <w:rsid w:val="1F02445E"/>
    <w:rsid w:val="1F7315FE"/>
    <w:rsid w:val="1F87D098"/>
    <w:rsid w:val="1F9396E5"/>
    <w:rsid w:val="1FBD16AF"/>
    <w:rsid w:val="20171392"/>
    <w:rsid w:val="2029F537"/>
    <w:rsid w:val="20492D84"/>
    <w:rsid w:val="2069D3A0"/>
    <w:rsid w:val="20940619"/>
    <w:rsid w:val="20961EEA"/>
    <w:rsid w:val="20A1D146"/>
    <w:rsid w:val="20AC655F"/>
    <w:rsid w:val="212913E7"/>
    <w:rsid w:val="2135A8C7"/>
    <w:rsid w:val="2176A7C4"/>
    <w:rsid w:val="21A534BD"/>
    <w:rsid w:val="21B193B4"/>
    <w:rsid w:val="221DCDF7"/>
    <w:rsid w:val="22A270A0"/>
    <w:rsid w:val="22F4BEAA"/>
    <w:rsid w:val="2300F9DE"/>
    <w:rsid w:val="2314B07B"/>
    <w:rsid w:val="234296B3"/>
    <w:rsid w:val="235CB7AF"/>
    <w:rsid w:val="2372F9D6"/>
    <w:rsid w:val="23A972EA"/>
    <w:rsid w:val="23C2C6D9"/>
    <w:rsid w:val="23C326BA"/>
    <w:rsid w:val="241E20AF"/>
    <w:rsid w:val="24289B16"/>
    <w:rsid w:val="2456054B"/>
    <w:rsid w:val="245DFD05"/>
    <w:rsid w:val="2460FD24"/>
    <w:rsid w:val="24C2FCBB"/>
    <w:rsid w:val="24D05BC6"/>
    <w:rsid w:val="2509796F"/>
    <w:rsid w:val="2530AB09"/>
    <w:rsid w:val="257E8866"/>
    <w:rsid w:val="25D3F3F2"/>
    <w:rsid w:val="263196F6"/>
    <w:rsid w:val="26446000"/>
    <w:rsid w:val="267E0D5C"/>
    <w:rsid w:val="26A9A47D"/>
    <w:rsid w:val="26C3D023"/>
    <w:rsid w:val="2734BF78"/>
    <w:rsid w:val="2738D60D"/>
    <w:rsid w:val="27B95F05"/>
    <w:rsid w:val="27EACADA"/>
    <w:rsid w:val="280A5B1B"/>
    <w:rsid w:val="281B2FBC"/>
    <w:rsid w:val="283DAEA9"/>
    <w:rsid w:val="284EAA57"/>
    <w:rsid w:val="289435A5"/>
    <w:rsid w:val="2949B6E7"/>
    <w:rsid w:val="297A4ACC"/>
    <w:rsid w:val="297A6BBB"/>
    <w:rsid w:val="29A19F9C"/>
    <w:rsid w:val="29C66ED4"/>
    <w:rsid w:val="29E16152"/>
    <w:rsid w:val="2A192F57"/>
    <w:rsid w:val="2A2B1A37"/>
    <w:rsid w:val="2A2FF2A0"/>
    <w:rsid w:val="2A75DC3E"/>
    <w:rsid w:val="2B299F32"/>
    <w:rsid w:val="2BBB2F0D"/>
    <w:rsid w:val="2BD3D33F"/>
    <w:rsid w:val="2BE07F0A"/>
    <w:rsid w:val="2C043B65"/>
    <w:rsid w:val="2C09E5AA"/>
    <w:rsid w:val="2C167A06"/>
    <w:rsid w:val="2C616B21"/>
    <w:rsid w:val="2C6CF3BF"/>
    <w:rsid w:val="2C750A61"/>
    <w:rsid w:val="2CB1A96A"/>
    <w:rsid w:val="2D51001C"/>
    <w:rsid w:val="2D59ABBD"/>
    <w:rsid w:val="2DA8B04A"/>
    <w:rsid w:val="2DA9FFC6"/>
    <w:rsid w:val="2DDA9035"/>
    <w:rsid w:val="2E12F64C"/>
    <w:rsid w:val="2E8C333A"/>
    <w:rsid w:val="2EC02A9A"/>
    <w:rsid w:val="2F283B61"/>
    <w:rsid w:val="2F298EB7"/>
    <w:rsid w:val="2F2B42CF"/>
    <w:rsid w:val="2F38E1E4"/>
    <w:rsid w:val="2F69F9A6"/>
    <w:rsid w:val="2F831A04"/>
    <w:rsid w:val="2FA00C3F"/>
    <w:rsid w:val="2FB73803"/>
    <w:rsid w:val="2FD4ECA1"/>
    <w:rsid w:val="2FE8BAF0"/>
    <w:rsid w:val="300AE9E4"/>
    <w:rsid w:val="305DF0A1"/>
    <w:rsid w:val="30920022"/>
    <w:rsid w:val="30ACBA02"/>
    <w:rsid w:val="311D3BB7"/>
    <w:rsid w:val="311D4F37"/>
    <w:rsid w:val="3131AC45"/>
    <w:rsid w:val="314B3B66"/>
    <w:rsid w:val="31AC11E2"/>
    <w:rsid w:val="31BDA2F7"/>
    <w:rsid w:val="31C0D487"/>
    <w:rsid w:val="31C2043F"/>
    <w:rsid w:val="31F5D8E2"/>
    <w:rsid w:val="328ED8D9"/>
    <w:rsid w:val="3297B234"/>
    <w:rsid w:val="329B25F3"/>
    <w:rsid w:val="3311095D"/>
    <w:rsid w:val="33751B9A"/>
    <w:rsid w:val="33CE7E21"/>
    <w:rsid w:val="3448C5D8"/>
    <w:rsid w:val="345A5C50"/>
    <w:rsid w:val="349FC6CC"/>
    <w:rsid w:val="34B8F3BB"/>
    <w:rsid w:val="34B9CEFB"/>
    <w:rsid w:val="35161506"/>
    <w:rsid w:val="351A831B"/>
    <w:rsid w:val="35679333"/>
    <w:rsid w:val="35769B20"/>
    <w:rsid w:val="359F73F1"/>
    <w:rsid w:val="35C62045"/>
    <w:rsid w:val="35ECED3C"/>
    <w:rsid w:val="35F476A8"/>
    <w:rsid w:val="360865CC"/>
    <w:rsid w:val="363871E0"/>
    <w:rsid w:val="366E5048"/>
    <w:rsid w:val="36C2D88B"/>
    <w:rsid w:val="36C63206"/>
    <w:rsid w:val="36D1D22B"/>
    <w:rsid w:val="36D4BBC6"/>
    <w:rsid w:val="36D7C091"/>
    <w:rsid w:val="3733A26F"/>
    <w:rsid w:val="373A5FBC"/>
    <w:rsid w:val="3753B435"/>
    <w:rsid w:val="37AB2B02"/>
    <w:rsid w:val="37AF69BD"/>
    <w:rsid w:val="37CAB30D"/>
    <w:rsid w:val="3840C0B7"/>
    <w:rsid w:val="38715CB2"/>
    <w:rsid w:val="38895A51"/>
    <w:rsid w:val="38903E2E"/>
    <w:rsid w:val="38B0FCA6"/>
    <w:rsid w:val="38BB3057"/>
    <w:rsid w:val="38C92CA9"/>
    <w:rsid w:val="38E18580"/>
    <w:rsid w:val="392A4920"/>
    <w:rsid w:val="3930E493"/>
    <w:rsid w:val="3961DFC8"/>
    <w:rsid w:val="39621890"/>
    <w:rsid w:val="39BCE46C"/>
    <w:rsid w:val="39D50974"/>
    <w:rsid w:val="3A0B9E80"/>
    <w:rsid w:val="3A2C2A24"/>
    <w:rsid w:val="3A5143A8"/>
    <w:rsid w:val="3A994968"/>
    <w:rsid w:val="3AA82B98"/>
    <w:rsid w:val="3B4A4CCF"/>
    <w:rsid w:val="3B4EA69E"/>
    <w:rsid w:val="3B63567F"/>
    <w:rsid w:val="3B7D53AE"/>
    <w:rsid w:val="3BA31F53"/>
    <w:rsid w:val="3BB7C8B4"/>
    <w:rsid w:val="3BE8543E"/>
    <w:rsid w:val="3C0E5A5B"/>
    <w:rsid w:val="3C1785CB"/>
    <w:rsid w:val="3C56F374"/>
    <w:rsid w:val="3C575A78"/>
    <w:rsid w:val="3C5A95BB"/>
    <w:rsid w:val="3C5B7BB7"/>
    <w:rsid w:val="3C5D885E"/>
    <w:rsid w:val="3C670F61"/>
    <w:rsid w:val="3CEFF47C"/>
    <w:rsid w:val="3D50A0B7"/>
    <w:rsid w:val="3D8ADF3D"/>
    <w:rsid w:val="3D976881"/>
    <w:rsid w:val="3DB561DF"/>
    <w:rsid w:val="3DC7522B"/>
    <w:rsid w:val="3DFF43AA"/>
    <w:rsid w:val="3E2128FE"/>
    <w:rsid w:val="3E2E3A37"/>
    <w:rsid w:val="3E773428"/>
    <w:rsid w:val="3E885E51"/>
    <w:rsid w:val="3EA90BFB"/>
    <w:rsid w:val="3ED84B3B"/>
    <w:rsid w:val="3EE14046"/>
    <w:rsid w:val="3F603B35"/>
    <w:rsid w:val="3F67DF84"/>
    <w:rsid w:val="3F9412BE"/>
    <w:rsid w:val="3FA7B399"/>
    <w:rsid w:val="3FB1A20A"/>
    <w:rsid w:val="3FBEB29B"/>
    <w:rsid w:val="3FCDD318"/>
    <w:rsid w:val="3FD7D036"/>
    <w:rsid w:val="3FD836EA"/>
    <w:rsid w:val="3FE8BC4D"/>
    <w:rsid w:val="4023FE80"/>
    <w:rsid w:val="40328063"/>
    <w:rsid w:val="404A7987"/>
    <w:rsid w:val="404DB970"/>
    <w:rsid w:val="405F29FD"/>
    <w:rsid w:val="40610D73"/>
    <w:rsid w:val="40C45F98"/>
    <w:rsid w:val="40F3957A"/>
    <w:rsid w:val="4112E0F4"/>
    <w:rsid w:val="415560DC"/>
    <w:rsid w:val="415EF324"/>
    <w:rsid w:val="419463A6"/>
    <w:rsid w:val="41AF9E4D"/>
    <w:rsid w:val="41F33E53"/>
    <w:rsid w:val="4251285C"/>
    <w:rsid w:val="42615799"/>
    <w:rsid w:val="4284F65A"/>
    <w:rsid w:val="4289DD60"/>
    <w:rsid w:val="433104C1"/>
    <w:rsid w:val="4357046A"/>
    <w:rsid w:val="435789C8"/>
    <w:rsid w:val="43D6BE28"/>
    <w:rsid w:val="44227396"/>
    <w:rsid w:val="44A07E20"/>
    <w:rsid w:val="451CF718"/>
    <w:rsid w:val="451E9F50"/>
    <w:rsid w:val="4532922C"/>
    <w:rsid w:val="45682B6A"/>
    <w:rsid w:val="45DD059A"/>
    <w:rsid w:val="45EAD823"/>
    <w:rsid w:val="46875119"/>
    <w:rsid w:val="46896A8C"/>
    <w:rsid w:val="46EB9ABB"/>
    <w:rsid w:val="471FFA5F"/>
    <w:rsid w:val="47259F30"/>
    <w:rsid w:val="473CB1A9"/>
    <w:rsid w:val="473FF7EC"/>
    <w:rsid w:val="4758872E"/>
    <w:rsid w:val="47775FED"/>
    <w:rsid w:val="47B77ACD"/>
    <w:rsid w:val="47D231A5"/>
    <w:rsid w:val="48517120"/>
    <w:rsid w:val="4889EFE0"/>
    <w:rsid w:val="48B23264"/>
    <w:rsid w:val="48B4A8EF"/>
    <w:rsid w:val="48C0D326"/>
    <w:rsid w:val="48F1383C"/>
    <w:rsid w:val="49403B0B"/>
    <w:rsid w:val="49752240"/>
    <w:rsid w:val="49831A9B"/>
    <w:rsid w:val="49E1B994"/>
    <w:rsid w:val="49E7CA85"/>
    <w:rsid w:val="49F4733C"/>
    <w:rsid w:val="4A5AE53D"/>
    <w:rsid w:val="4A7D63E7"/>
    <w:rsid w:val="4A9E00F7"/>
    <w:rsid w:val="4AC6219D"/>
    <w:rsid w:val="4B471803"/>
    <w:rsid w:val="4B57A201"/>
    <w:rsid w:val="4B6DA17C"/>
    <w:rsid w:val="4B6FE0F2"/>
    <w:rsid w:val="4BD5BA36"/>
    <w:rsid w:val="4BE77E67"/>
    <w:rsid w:val="4BF221BE"/>
    <w:rsid w:val="4C2BF0F3"/>
    <w:rsid w:val="4C4FF424"/>
    <w:rsid w:val="4CD96C81"/>
    <w:rsid w:val="4CD9AF21"/>
    <w:rsid w:val="4D1022B9"/>
    <w:rsid w:val="4D2455EE"/>
    <w:rsid w:val="4D2D023E"/>
    <w:rsid w:val="4D37C885"/>
    <w:rsid w:val="4D40164E"/>
    <w:rsid w:val="4D637A86"/>
    <w:rsid w:val="4D88D795"/>
    <w:rsid w:val="4DAD62DC"/>
    <w:rsid w:val="4DB74A63"/>
    <w:rsid w:val="4DD6D3D9"/>
    <w:rsid w:val="4DE3BADE"/>
    <w:rsid w:val="4E2F945C"/>
    <w:rsid w:val="4E52E0C9"/>
    <w:rsid w:val="4E58AA05"/>
    <w:rsid w:val="4E5C45F0"/>
    <w:rsid w:val="4E705D78"/>
    <w:rsid w:val="4EEB875A"/>
    <w:rsid w:val="4F2DED1C"/>
    <w:rsid w:val="4F4DAAD5"/>
    <w:rsid w:val="4F707FE4"/>
    <w:rsid w:val="4FD8D112"/>
    <w:rsid w:val="4FE117FA"/>
    <w:rsid w:val="501C713E"/>
    <w:rsid w:val="505058A0"/>
    <w:rsid w:val="506D5314"/>
    <w:rsid w:val="5078BE6B"/>
    <w:rsid w:val="509BF95C"/>
    <w:rsid w:val="50B664C1"/>
    <w:rsid w:val="50CBD8F3"/>
    <w:rsid w:val="50E5C72B"/>
    <w:rsid w:val="510721C4"/>
    <w:rsid w:val="514544EB"/>
    <w:rsid w:val="5147BEB3"/>
    <w:rsid w:val="51499B57"/>
    <w:rsid w:val="51762367"/>
    <w:rsid w:val="518E8416"/>
    <w:rsid w:val="51CF4F5F"/>
    <w:rsid w:val="51FD770C"/>
    <w:rsid w:val="52536C79"/>
    <w:rsid w:val="525D1670"/>
    <w:rsid w:val="527ED299"/>
    <w:rsid w:val="5289D1D6"/>
    <w:rsid w:val="52C5CBAF"/>
    <w:rsid w:val="531C4B1C"/>
    <w:rsid w:val="53402DDF"/>
    <w:rsid w:val="5340B597"/>
    <w:rsid w:val="5347FC65"/>
    <w:rsid w:val="53741131"/>
    <w:rsid w:val="53B58E1C"/>
    <w:rsid w:val="53BDDF70"/>
    <w:rsid w:val="54927747"/>
    <w:rsid w:val="549D604F"/>
    <w:rsid w:val="54AD41CD"/>
    <w:rsid w:val="55123E6B"/>
    <w:rsid w:val="5528F474"/>
    <w:rsid w:val="5533FE38"/>
    <w:rsid w:val="553833A9"/>
    <w:rsid w:val="55970595"/>
    <w:rsid w:val="55B27553"/>
    <w:rsid w:val="55BB18FF"/>
    <w:rsid w:val="561A22CB"/>
    <w:rsid w:val="562BB5E0"/>
    <w:rsid w:val="56674342"/>
    <w:rsid w:val="56766B7F"/>
    <w:rsid w:val="56912D3F"/>
    <w:rsid w:val="56985713"/>
    <w:rsid w:val="56B9C10D"/>
    <w:rsid w:val="56DAEC1A"/>
    <w:rsid w:val="56FC2455"/>
    <w:rsid w:val="57551F7F"/>
    <w:rsid w:val="576E7C90"/>
    <w:rsid w:val="57BF2380"/>
    <w:rsid w:val="57EA8859"/>
    <w:rsid w:val="57FEFDAF"/>
    <w:rsid w:val="581A8012"/>
    <w:rsid w:val="5860100A"/>
    <w:rsid w:val="588D0663"/>
    <w:rsid w:val="58A79D24"/>
    <w:rsid w:val="5903235E"/>
    <w:rsid w:val="59B09529"/>
    <w:rsid w:val="59F049F9"/>
    <w:rsid w:val="5A2B81D2"/>
    <w:rsid w:val="5A3B6751"/>
    <w:rsid w:val="5A6A9870"/>
    <w:rsid w:val="5A6E4517"/>
    <w:rsid w:val="5A7414FA"/>
    <w:rsid w:val="5A98DBCF"/>
    <w:rsid w:val="5A9FF12E"/>
    <w:rsid w:val="5ADC0662"/>
    <w:rsid w:val="5AF6F184"/>
    <w:rsid w:val="5B4EEC19"/>
    <w:rsid w:val="5B763271"/>
    <w:rsid w:val="5BCC63FA"/>
    <w:rsid w:val="5BDC1B8C"/>
    <w:rsid w:val="5C03E499"/>
    <w:rsid w:val="5C214750"/>
    <w:rsid w:val="5C215DA5"/>
    <w:rsid w:val="5C28001D"/>
    <w:rsid w:val="5C38B331"/>
    <w:rsid w:val="5C3BEEA4"/>
    <w:rsid w:val="5C582058"/>
    <w:rsid w:val="5C7DB7C6"/>
    <w:rsid w:val="5C8AFAB1"/>
    <w:rsid w:val="5CCAE164"/>
    <w:rsid w:val="5CCDEB93"/>
    <w:rsid w:val="5CF660B4"/>
    <w:rsid w:val="5D04BCB3"/>
    <w:rsid w:val="5D080C1E"/>
    <w:rsid w:val="5DC142C2"/>
    <w:rsid w:val="5DCB4984"/>
    <w:rsid w:val="5DF5EA5A"/>
    <w:rsid w:val="5E024EEC"/>
    <w:rsid w:val="5E13AF90"/>
    <w:rsid w:val="5E4D8D68"/>
    <w:rsid w:val="5E533F39"/>
    <w:rsid w:val="5E570297"/>
    <w:rsid w:val="5E83587C"/>
    <w:rsid w:val="5EB60E94"/>
    <w:rsid w:val="5EF17CE9"/>
    <w:rsid w:val="5F23B14F"/>
    <w:rsid w:val="5F66BD56"/>
    <w:rsid w:val="5FB8B947"/>
    <w:rsid w:val="5FCD81BE"/>
    <w:rsid w:val="5FD4E00F"/>
    <w:rsid w:val="5FD63624"/>
    <w:rsid w:val="5FE2E5C6"/>
    <w:rsid w:val="608514C2"/>
    <w:rsid w:val="608FBF8A"/>
    <w:rsid w:val="6090B06F"/>
    <w:rsid w:val="60C32EE7"/>
    <w:rsid w:val="60C8EE53"/>
    <w:rsid w:val="6109E8C6"/>
    <w:rsid w:val="613E4379"/>
    <w:rsid w:val="614267EA"/>
    <w:rsid w:val="61472085"/>
    <w:rsid w:val="616E5BEA"/>
    <w:rsid w:val="619C03D5"/>
    <w:rsid w:val="61B79D14"/>
    <w:rsid w:val="61DC255A"/>
    <w:rsid w:val="61F3A63D"/>
    <w:rsid w:val="61F3EB34"/>
    <w:rsid w:val="62022940"/>
    <w:rsid w:val="6224F47D"/>
    <w:rsid w:val="62C69C5F"/>
    <w:rsid w:val="62D538EC"/>
    <w:rsid w:val="6318E1A4"/>
    <w:rsid w:val="6367DE2A"/>
    <w:rsid w:val="636C8FB1"/>
    <w:rsid w:val="63B69442"/>
    <w:rsid w:val="63C08874"/>
    <w:rsid w:val="63E15E39"/>
    <w:rsid w:val="63FD0B8D"/>
    <w:rsid w:val="6419E426"/>
    <w:rsid w:val="6434910F"/>
    <w:rsid w:val="6475CBD1"/>
    <w:rsid w:val="649CCBE9"/>
    <w:rsid w:val="64A94187"/>
    <w:rsid w:val="64B3B20F"/>
    <w:rsid w:val="64C01D66"/>
    <w:rsid w:val="654C78AD"/>
    <w:rsid w:val="658F13A0"/>
    <w:rsid w:val="65B16600"/>
    <w:rsid w:val="65EFA04C"/>
    <w:rsid w:val="65FE0071"/>
    <w:rsid w:val="6609EB76"/>
    <w:rsid w:val="661142CF"/>
    <w:rsid w:val="6654FADB"/>
    <w:rsid w:val="6697FC8D"/>
    <w:rsid w:val="66ED36E7"/>
    <w:rsid w:val="66FC9AEC"/>
    <w:rsid w:val="67083147"/>
    <w:rsid w:val="67959FC2"/>
    <w:rsid w:val="67EFC950"/>
    <w:rsid w:val="68000581"/>
    <w:rsid w:val="68295D52"/>
    <w:rsid w:val="6849D3ED"/>
    <w:rsid w:val="6853D891"/>
    <w:rsid w:val="68685408"/>
    <w:rsid w:val="68841D6F"/>
    <w:rsid w:val="6899BFFB"/>
    <w:rsid w:val="68C560DA"/>
    <w:rsid w:val="68EB2FF6"/>
    <w:rsid w:val="68F0B611"/>
    <w:rsid w:val="6A13D51B"/>
    <w:rsid w:val="6A85E931"/>
    <w:rsid w:val="6A86D26E"/>
    <w:rsid w:val="6AA5753B"/>
    <w:rsid w:val="6AD0D67D"/>
    <w:rsid w:val="6AF8AD17"/>
    <w:rsid w:val="6B0894F6"/>
    <w:rsid w:val="6B18720A"/>
    <w:rsid w:val="6B39B8D1"/>
    <w:rsid w:val="6B7633D9"/>
    <w:rsid w:val="6B873112"/>
    <w:rsid w:val="6BB5D5C4"/>
    <w:rsid w:val="6BD003F8"/>
    <w:rsid w:val="6BD5CCD8"/>
    <w:rsid w:val="6C2053ED"/>
    <w:rsid w:val="6C539525"/>
    <w:rsid w:val="6CC4C951"/>
    <w:rsid w:val="6D00B04A"/>
    <w:rsid w:val="6D067A53"/>
    <w:rsid w:val="6D1F26D2"/>
    <w:rsid w:val="6D549B88"/>
    <w:rsid w:val="6D5F55CD"/>
    <w:rsid w:val="6D613DDD"/>
    <w:rsid w:val="6D6EFA90"/>
    <w:rsid w:val="6D79A568"/>
    <w:rsid w:val="6D93F181"/>
    <w:rsid w:val="6D9E597D"/>
    <w:rsid w:val="6D9FB3A2"/>
    <w:rsid w:val="6DB8C8DC"/>
    <w:rsid w:val="6DC5B9B3"/>
    <w:rsid w:val="6DEDD9AC"/>
    <w:rsid w:val="6E3213FF"/>
    <w:rsid w:val="6E57D49F"/>
    <w:rsid w:val="6E5B596F"/>
    <w:rsid w:val="6EA3674A"/>
    <w:rsid w:val="6EAB1A47"/>
    <w:rsid w:val="6EACE43A"/>
    <w:rsid w:val="6EDAF178"/>
    <w:rsid w:val="6F21B35E"/>
    <w:rsid w:val="6F51058B"/>
    <w:rsid w:val="6F54830D"/>
    <w:rsid w:val="6FDD152A"/>
    <w:rsid w:val="70132BEE"/>
    <w:rsid w:val="704614FF"/>
    <w:rsid w:val="70546EDB"/>
    <w:rsid w:val="70AB8988"/>
    <w:rsid w:val="70B216FC"/>
    <w:rsid w:val="70DBB748"/>
    <w:rsid w:val="70E117E3"/>
    <w:rsid w:val="70E37110"/>
    <w:rsid w:val="70F2BB92"/>
    <w:rsid w:val="716D42A5"/>
    <w:rsid w:val="717CD3C9"/>
    <w:rsid w:val="71A084D9"/>
    <w:rsid w:val="723BB634"/>
    <w:rsid w:val="726810F5"/>
    <w:rsid w:val="72912D09"/>
    <w:rsid w:val="729FCD2D"/>
    <w:rsid w:val="7301F015"/>
    <w:rsid w:val="730ADBD2"/>
    <w:rsid w:val="73498256"/>
    <w:rsid w:val="73557BCB"/>
    <w:rsid w:val="7361F964"/>
    <w:rsid w:val="73819105"/>
    <w:rsid w:val="73BCC65D"/>
    <w:rsid w:val="73DBBAFA"/>
    <w:rsid w:val="742986D7"/>
    <w:rsid w:val="745CF02C"/>
    <w:rsid w:val="746606FF"/>
    <w:rsid w:val="7469D4E7"/>
    <w:rsid w:val="747B39FA"/>
    <w:rsid w:val="74853826"/>
    <w:rsid w:val="748A80BE"/>
    <w:rsid w:val="74A3A045"/>
    <w:rsid w:val="74C50105"/>
    <w:rsid w:val="74E2DD8E"/>
    <w:rsid w:val="7522EB7C"/>
    <w:rsid w:val="756C396D"/>
    <w:rsid w:val="75ACB703"/>
    <w:rsid w:val="75B0EADC"/>
    <w:rsid w:val="75BDEA9E"/>
    <w:rsid w:val="75C31CF4"/>
    <w:rsid w:val="769465EC"/>
    <w:rsid w:val="76D2C60A"/>
    <w:rsid w:val="7771E017"/>
    <w:rsid w:val="7815C230"/>
    <w:rsid w:val="788D5638"/>
    <w:rsid w:val="78971FE2"/>
    <w:rsid w:val="7926D7AA"/>
    <w:rsid w:val="7933185C"/>
    <w:rsid w:val="7962C489"/>
    <w:rsid w:val="799C97C3"/>
    <w:rsid w:val="7A531B18"/>
    <w:rsid w:val="7A5B01E4"/>
    <w:rsid w:val="7AFFC80E"/>
    <w:rsid w:val="7B06BA0C"/>
    <w:rsid w:val="7B2079C5"/>
    <w:rsid w:val="7B80E411"/>
    <w:rsid w:val="7B8833D6"/>
    <w:rsid w:val="7BA57DA2"/>
    <w:rsid w:val="7C19D2CA"/>
    <w:rsid w:val="7CD41149"/>
    <w:rsid w:val="7CEEB8EE"/>
    <w:rsid w:val="7D0BBBB6"/>
    <w:rsid w:val="7D35A76B"/>
    <w:rsid w:val="7D3ACA05"/>
    <w:rsid w:val="7D564527"/>
    <w:rsid w:val="7D6991EA"/>
    <w:rsid w:val="7D75AF76"/>
    <w:rsid w:val="7DFEEBD3"/>
    <w:rsid w:val="7E35B840"/>
    <w:rsid w:val="7E3B8453"/>
    <w:rsid w:val="7F16675B"/>
    <w:rsid w:val="7F1A6022"/>
    <w:rsid w:val="7F6B1353"/>
    <w:rsid w:val="7FCD5901"/>
    <w:rsid w:val="7FEE38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6FD4"/>
  <w15:chartTrackingRefBased/>
  <w15:docId w15:val="{CA1817B4-A255-4F89-B07F-3AEC4520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31D"/>
  </w:style>
  <w:style w:type="paragraph" w:styleId="Heading1">
    <w:name w:val="heading 1"/>
    <w:basedOn w:val="Normal"/>
    <w:next w:val="Normal"/>
    <w:link w:val="Heading1Char"/>
    <w:uiPriority w:val="9"/>
    <w:qFormat/>
    <w:rsid w:val="6224F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300F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B396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22F1"/>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D91CA0"/>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1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EC3"/>
  </w:style>
  <w:style w:type="paragraph" w:styleId="Footer">
    <w:name w:val="footer"/>
    <w:basedOn w:val="Normal"/>
    <w:link w:val="FooterChar"/>
    <w:uiPriority w:val="99"/>
    <w:unhideWhenUsed/>
    <w:rsid w:val="00F91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EC3"/>
  </w:style>
  <w:style w:type="character" w:styleId="PageNumber">
    <w:name w:val="page number"/>
    <w:basedOn w:val="DefaultParagraphFont"/>
    <w:uiPriority w:val="99"/>
    <w:semiHidden/>
    <w:unhideWhenUsed/>
    <w:rsid w:val="007F6BA5"/>
  </w:style>
  <w:style w:type="paragraph" w:styleId="ListParagraph">
    <w:name w:val="List Paragraph"/>
    <w:basedOn w:val="Normal"/>
    <w:uiPriority w:val="34"/>
    <w:qFormat/>
    <w:rsid w:val="2300F9DE"/>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44AD3"/>
    <w:rPr>
      <w:b/>
      <w:bCs/>
    </w:rPr>
  </w:style>
  <w:style w:type="character" w:customStyle="1" w:styleId="CommentSubjectChar">
    <w:name w:val="Comment Subject Char"/>
    <w:basedOn w:val="CommentTextChar"/>
    <w:link w:val="CommentSubject"/>
    <w:uiPriority w:val="99"/>
    <w:semiHidden/>
    <w:rsid w:val="00C44AD3"/>
    <w:rPr>
      <w:b/>
      <w:bCs/>
      <w:sz w:val="20"/>
      <w:szCs w:val="20"/>
    </w:rPr>
  </w:style>
  <w:style w:type="character" w:customStyle="1" w:styleId="Heading1Char">
    <w:name w:val="Heading 1 Char"/>
    <w:basedOn w:val="DefaultParagraphFont"/>
    <w:link w:val="Heading1"/>
    <w:uiPriority w:val="9"/>
    <w:rsid w:val="00DC3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31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8B22F1"/>
    <w:rPr>
      <w:rFonts w:asciiTheme="majorHAnsi" w:eastAsiaTheme="majorEastAsia" w:hAnsiTheme="majorHAnsi" w:cstheme="majorBidi"/>
      <w:i/>
      <w:iCs/>
      <w:color w:val="0F4761" w:themeColor="accent1" w:themeShade="BF"/>
    </w:rPr>
  </w:style>
  <w:style w:type="paragraph" w:styleId="Caption">
    <w:name w:val="caption"/>
    <w:basedOn w:val="Normal"/>
    <w:next w:val="Normal"/>
    <w:uiPriority w:val="35"/>
    <w:unhideWhenUsed/>
    <w:qFormat/>
    <w:rsid w:val="00EA2855"/>
    <w:pPr>
      <w:spacing w:after="200" w:line="240" w:lineRule="auto"/>
    </w:pPr>
    <w:rPr>
      <w:i/>
      <w:iCs/>
      <w:color w:val="0E2841" w:themeColor="text2"/>
      <w:sz w:val="18"/>
      <w:szCs w:val="18"/>
    </w:rPr>
  </w:style>
  <w:style w:type="paragraph" w:styleId="NoSpacing">
    <w:name w:val="No Spacing"/>
    <w:uiPriority w:val="1"/>
    <w:qFormat/>
    <w:rsid w:val="0016354E"/>
    <w:pPr>
      <w:spacing w:after="0" w:line="240" w:lineRule="auto"/>
    </w:pPr>
  </w:style>
  <w:style w:type="character" w:customStyle="1" w:styleId="Heading5Char">
    <w:name w:val="Heading 5 Char"/>
    <w:basedOn w:val="DefaultParagraphFont"/>
    <w:link w:val="Heading5"/>
    <w:uiPriority w:val="9"/>
    <w:rsid w:val="00D91CA0"/>
    <w:rPr>
      <w:rFonts w:asciiTheme="majorHAnsi" w:eastAsiaTheme="majorEastAsia" w:hAnsiTheme="majorHAnsi" w:cstheme="majorBidi"/>
      <w:color w:val="0F4761" w:themeColor="accent1" w:themeShade="BF"/>
    </w:rPr>
  </w:style>
  <w:style w:type="character" w:styleId="Hyperlink">
    <w:name w:val="Hyperlink"/>
    <w:basedOn w:val="DefaultParagraphFont"/>
    <w:uiPriority w:val="99"/>
    <w:unhideWhenUsed/>
    <w:rsid w:val="00D91CA0"/>
    <w:rPr>
      <w:color w:val="467886" w:themeColor="hyperlink"/>
      <w:u w:val="single"/>
    </w:rPr>
  </w:style>
  <w:style w:type="character" w:styleId="UnresolvedMention">
    <w:name w:val="Unresolved Mention"/>
    <w:basedOn w:val="DefaultParagraphFont"/>
    <w:uiPriority w:val="99"/>
    <w:semiHidden/>
    <w:unhideWhenUsed/>
    <w:rsid w:val="00D91CA0"/>
    <w:rPr>
      <w:color w:val="605E5C"/>
      <w:shd w:val="clear" w:color="auto" w:fill="E1DFDD"/>
    </w:rPr>
  </w:style>
  <w:style w:type="character" w:customStyle="1" w:styleId="normaltextrun">
    <w:name w:val="normaltextrun"/>
    <w:basedOn w:val="DefaultParagraphFont"/>
    <w:rsid w:val="00E01112"/>
  </w:style>
  <w:style w:type="character" w:customStyle="1" w:styleId="eop">
    <w:name w:val="eop"/>
    <w:basedOn w:val="DefaultParagraphFont"/>
    <w:rsid w:val="00E01112"/>
  </w:style>
  <w:style w:type="paragraph" w:customStyle="1" w:styleId="paragraph">
    <w:name w:val="paragraph"/>
    <w:basedOn w:val="Normal"/>
    <w:rsid w:val="001A029A"/>
    <w:pPr>
      <w:spacing w:before="100" w:beforeAutospacing="1" w:after="100" w:afterAutospacing="1" w:line="240" w:lineRule="auto"/>
    </w:pPr>
    <w:rPr>
      <w:rFonts w:ascii="Times New Roman" w:eastAsia="Times New Roman" w:hAnsi="Times New Roman" w:cs="Times New Roman"/>
      <w:lang w:val="en-CA" w:eastAsia="en-US"/>
    </w:rPr>
  </w:style>
  <w:style w:type="paragraph" w:styleId="TableofFigures">
    <w:name w:val="table of figures"/>
    <w:basedOn w:val="Normal"/>
    <w:next w:val="Normal"/>
    <w:uiPriority w:val="99"/>
    <w:unhideWhenUsed/>
    <w:rsid w:val="00D11140"/>
    <w:pPr>
      <w:spacing w:after="0"/>
    </w:pPr>
  </w:style>
  <w:style w:type="paragraph" w:styleId="TOCHeading">
    <w:name w:val="TOC Heading"/>
    <w:basedOn w:val="Heading1"/>
    <w:next w:val="Normal"/>
    <w:uiPriority w:val="39"/>
    <w:unhideWhenUsed/>
    <w:qFormat/>
    <w:rsid w:val="00E01482"/>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E01482"/>
    <w:pPr>
      <w:spacing w:before="120" w:after="0"/>
    </w:pPr>
    <w:rPr>
      <w:b/>
      <w:bCs/>
      <w:i/>
      <w:iCs/>
    </w:rPr>
  </w:style>
  <w:style w:type="paragraph" w:styleId="TOC3">
    <w:name w:val="toc 3"/>
    <w:basedOn w:val="Normal"/>
    <w:next w:val="Normal"/>
    <w:autoRedefine/>
    <w:uiPriority w:val="39"/>
    <w:unhideWhenUsed/>
    <w:rsid w:val="00E01482"/>
    <w:pPr>
      <w:spacing w:after="0"/>
      <w:ind w:left="480"/>
    </w:pPr>
    <w:rPr>
      <w:sz w:val="20"/>
      <w:szCs w:val="20"/>
    </w:rPr>
  </w:style>
  <w:style w:type="paragraph" w:styleId="TOC2">
    <w:name w:val="toc 2"/>
    <w:basedOn w:val="Normal"/>
    <w:next w:val="Normal"/>
    <w:autoRedefine/>
    <w:uiPriority w:val="39"/>
    <w:unhideWhenUsed/>
    <w:rsid w:val="00E01482"/>
    <w:pPr>
      <w:spacing w:before="120" w:after="0"/>
      <w:ind w:left="240"/>
    </w:pPr>
    <w:rPr>
      <w:b/>
      <w:bCs/>
      <w:sz w:val="22"/>
      <w:szCs w:val="22"/>
    </w:rPr>
  </w:style>
  <w:style w:type="paragraph" w:styleId="TOC4">
    <w:name w:val="toc 4"/>
    <w:basedOn w:val="Normal"/>
    <w:next w:val="Normal"/>
    <w:autoRedefine/>
    <w:uiPriority w:val="39"/>
    <w:semiHidden/>
    <w:unhideWhenUsed/>
    <w:rsid w:val="00E01482"/>
    <w:pPr>
      <w:spacing w:after="0"/>
      <w:ind w:left="720"/>
    </w:pPr>
    <w:rPr>
      <w:sz w:val="20"/>
      <w:szCs w:val="20"/>
    </w:rPr>
  </w:style>
  <w:style w:type="paragraph" w:styleId="TOC5">
    <w:name w:val="toc 5"/>
    <w:basedOn w:val="Normal"/>
    <w:next w:val="Normal"/>
    <w:autoRedefine/>
    <w:uiPriority w:val="39"/>
    <w:semiHidden/>
    <w:unhideWhenUsed/>
    <w:rsid w:val="00E01482"/>
    <w:pPr>
      <w:spacing w:after="0"/>
      <w:ind w:left="960"/>
    </w:pPr>
    <w:rPr>
      <w:sz w:val="20"/>
      <w:szCs w:val="20"/>
    </w:rPr>
  </w:style>
  <w:style w:type="paragraph" w:styleId="TOC6">
    <w:name w:val="toc 6"/>
    <w:basedOn w:val="Normal"/>
    <w:next w:val="Normal"/>
    <w:autoRedefine/>
    <w:uiPriority w:val="39"/>
    <w:semiHidden/>
    <w:unhideWhenUsed/>
    <w:rsid w:val="00E01482"/>
    <w:pPr>
      <w:spacing w:after="0"/>
      <w:ind w:left="1200"/>
    </w:pPr>
    <w:rPr>
      <w:sz w:val="20"/>
      <w:szCs w:val="20"/>
    </w:rPr>
  </w:style>
  <w:style w:type="paragraph" w:styleId="TOC7">
    <w:name w:val="toc 7"/>
    <w:basedOn w:val="Normal"/>
    <w:next w:val="Normal"/>
    <w:autoRedefine/>
    <w:uiPriority w:val="39"/>
    <w:semiHidden/>
    <w:unhideWhenUsed/>
    <w:rsid w:val="00E01482"/>
    <w:pPr>
      <w:spacing w:after="0"/>
      <w:ind w:left="1440"/>
    </w:pPr>
    <w:rPr>
      <w:sz w:val="20"/>
      <w:szCs w:val="20"/>
    </w:rPr>
  </w:style>
  <w:style w:type="paragraph" w:styleId="TOC8">
    <w:name w:val="toc 8"/>
    <w:basedOn w:val="Normal"/>
    <w:next w:val="Normal"/>
    <w:autoRedefine/>
    <w:uiPriority w:val="39"/>
    <w:semiHidden/>
    <w:unhideWhenUsed/>
    <w:rsid w:val="00E01482"/>
    <w:pPr>
      <w:spacing w:after="0"/>
      <w:ind w:left="1680"/>
    </w:pPr>
    <w:rPr>
      <w:sz w:val="20"/>
      <w:szCs w:val="20"/>
    </w:rPr>
  </w:style>
  <w:style w:type="paragraph" w:styleId="TOC9">
    <w:name w:val="toc 9"/>
    <w:basedOn w:val="Normal"/>
    <w:next w:val="Normal"/>
    <w:autoRedefine/>
    <w:uiPriority w:val="39"/>
    <w:semiHidden/>
    <w:unhideWhenUsed/>
    <w:rsid w:val="00E01482"/>
    <w:pPr>
      <w:spacing w:after="0"/>
      <w:ind w:left="1920"/>
    </w:pPr>
    <w:rPr>
      <w:sz w:val="20"/>
      <w:szCs w:val="20"/>
    </w:rPr>
  </w:style>
  <w:style w:type="paragraph" w:styleId="Bibliography">
    <w:name w:val="Bibliography"/>
    <w:basedOn w:val="Normal"/>
    <w:next w:val="Normal"/>
    <w:uiPriority w:val="37"/>
    <w:unhideWhenUsed/>
    <w:rsid w:val="009B0CAC"/>
  </w:style>
  <w:style w:type="table" w:styleId="TableGrid">
    <w:name w:val="Table Grid"/>
    <w:basedOn w:val="TableNormal"/>
    <w:uiPriority w:val="59"/>
    <w:rsid w:val="00823B9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72B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0803">
      <w:bodyDiv w:val="1"/>
      <w:marLeft w:val="0"/>
      <w:marRight w:val="0"/>
      <w:marTop w:val="0"/>
      <w:marBottom w:val="0"/>
      <w:divBdr>
        <w:top w:val="none" w:sz="0" w:space="0" w:color="auto"/>
        <w:left w:val="none" w:sz="0" w:space="0" w:color="auto"/>
        <w:bottom w:val="none" w:sz="0" w:space="0" w:color="auto"/>
        <w:right w:val="none" w:sz="0" w:space="0" w:color="auto"/>
      </w:divBdr>
    </w:div>
    <w:div w:id="53427973">
      <w:bodyDiv w:val="1"/>
      <w:marLeft w:val="0"/>
      <w:marRight w:val="0"/>
      <w:marTop w:val="0"/>
      <w:marBottom w:val="0"/>
      <w:divBdr>
        <w:top w:val="none" w:sz="0" w:space="0" w:color="auto"/>
        <w:left w:val="none" w:sz="0" w:space="0" w:color="auto"/>
        <w:bottom w:val="none" w:sz="0" w:space="0" w:color="auto"/>
        <w:right w:val="none" w:sz="0" w:space="0" w:color="auto"/>
      </w:divBdr>
    </w:div>
    <w:div w:id="76367466">
      <w:bodyDiv w:val="1"/>
      <w:marLeft w:val="0"/>
      <w:marRight w:val="0"/>
      <w:marTop w:val="0"/>
      <w:marBottom w:val="0"/>
      <w:divBdr>
        <w:top w:val="none" w:sz="0" w:space="0" w:color="auto"/>
        <w:left w:val="none" w:sz="0" w:space="0" w:color="auto"/>
        <w:bottom w:val="none" w:sz="0" w:space="0" w:color="auto"/>
        <w:right w:val="none" w:sz="0" w:space="0" w:color="auto"/>
      </w:divBdr>
    </w:div>
    <w:div w:id="83914638">
      <w:bodyDiv w:val="1"/>
      <w:marLeft w:val="0"/>
      <w:marRight w:val="0"/>
      <w:marTop w:val="0"/>
      <w:marBottom w:val="0"/>
      <w:divBdr>
        <w:top w:val="none" w:sz="0" w:space="0" w:color="auto"/>
        <w:left w:val="none" w:sz="0" w:space="0" w:color="auto"/>
        <w:bottom w:val="none" w:sz="0" w:space="0" w:color="auto"/>
        <w:right w:val="none" w:sz="0" w:space="0" w:color="auto"/>
      </w:divBdr>
    </w:div>
    <w:div w:id="87583695">
      <w:bodyDiv w:val="1"/>
      <w:marLeft w:val="0"/>
      <w:marRight w:val="0"/>
      <w:marTop w:val="0"/>
      <w:marBottom w:val="0"/>
      <w:divBdr>
        <w:top w:val="none" w:sz="0" w:space="0" w:color="auto"/>
        <w:left w:val="none" w:sz="0" w:space="0" w:color="auto"/>
        <w:bottom w:val="none" w:sz="0" w:space="0" w:color="auto"/>
        <w:right w:val="none" w:sz="0" w:space="0" w:color="auto"/>
      </w:divBdr>
    </w:div>
    <w:div w:id="113865798">
      <w:bodyDiv w:val="1"/>
      <w:marLeft w:val="0"/>
      <w:marRight w:val="0"/>
      <w:marTop w:val="0"/>
      <w:marBottom w:val="0"/>
      <w:divBdr>
        <w:top w:val="none" w:sz="0" w:space="0" w:color="auto"/>
        <w:left w:val="none" w:sz="0" w:space="0" w:color="auto"/>
        <w:bottom w:val="none" w:sz="0" w:space="0" w:color="auto"/>
        <w:right w:val="none" w:sz="0" w:space="0" w:color="auto"/>
      </w:divBdr>
    </w:div>
    <w:div w:id="150558725">
      <w:bodyDiv w:val="1"/>
      <w:marLeft w:val="0"/>
      <w:marRight w:val="0"/>
      <w:marTop w:val="0"/>
      <w:marBottom w:val="0"/>
      <w:divBdr>
        <w:top w:val="none" w:sz="0" w:space="0" w:color="auto"/>
        <w:left w:val="none" w:sz="0" w:space="0" w:color="auto"/>
        <w:bottom w:val="none" w:sz="0" w:space="0" w:color="auto"/>
        <w:right w:val="none" w:sz="0" w:space="0" w:color="auto"/>
      </w:divBdr>
    </w:div>
    <w:div w:id="176385537">
      <w:bodyDiv w:val="1"/>
      <w:marLeft w:val="0"/>
      <w:marRight w:val="0"/>
      <w:marTop w:val="0"/>
      <w:marBottom w:val="0"/>
      <w:divBdr>
        <w:top w:val="none" w:sz="0" w:space="0" w:color="auto"/>
        <w:left w:val="none" w:sz="0" w:space="0" w:color="auto"/>
        <w:bottom w:val="none" w:sz="0" w:space="0" w:color="auto"/>
        <w:right w:val="none" w:sz="0" w:space="0" w:color="auto"/>
      </w:divBdr>
    </w:div>
    <w:div w:id="180170396">
      <w:bodyDiv w:val="1"/>
      <w:marLeft w:val="0"/>
      <w:marRight w:val="0"/>
      <w:marTop w:val="0"/>
      <w:marBottom w:val="0"/>
      <w:divBdr>
        <w:top w:val="none" w:sz="0" w:space="0" w:color="auto"/>
        <w:left w:val="none" w:sz="0" w:space="0" w:color="auto"/>
        <w:bottom w:val="none" w:sz="0" w:space="0" w:color="auto"/>
        <w:right w:val="none" w:sz="0" w:space="0" w:color="auto"/>
      </w:divBdr>
    </w:div>
    <w:div w:id="185682396">
      <w:bodyDiv w:val="1"/>
      <w:marLeft w:val="0"/>
      <w:marRight w:val="0"/>
      <w:marTop w:val="0"/>
      <w:marBottom w:val="0"/>
      <w:divBdr>
        <w:top w:val="none" w:sz="0" w:space="0" w:color="auto"/>
        <w:left w:val="none" w:sz="0" w:space="0" w:color="auto"/>
        <w:bottom w:val="none" w:sz="0" w:space="0" w:color="auto"/>
        <w:right w:val="none" w:sz="0" w:space="0" w:color="auto"/>
      </w:divBdr>
    </w:div>
    <w:div w:id="212040426">
      <w:bodyDiv w:val="1"/>
      <w:marLeft w:val="0"/>
      <w:marRight w:val="0"/>
      <w:marTop w:val="0"/>
      <w:marBottom w:val="0"/>
      <w:divBdr>
        <w:top w:val="none" w:sz="0" w:space="0" w:color="auto"/>
        <w:left w:val="none" w:sz="0" w:space="0" w:color="auto"/>
        <w:bottom w:val="none" w:sz="0" w:space="0" w:color="auto"/>
        <w:right w:val="none" w:sz="0" w:space="0" w:color="auto"/>
      </w:divBdr>
    </w:div>
    <w:div w:id="213352150">
      <w:bodyDiv w:val="1"/>
      <w:marLeft w:val="0"/>
      <w:marRight w:val="0"/>
      <w:marTop w:val="0"/>
      <w:marBottom w:val="0"/>
      <w:divBdr>
        <w:top w:val="none" w:sz="0" w:space="0" w:color="auto"/>
        <w:left w:val="none" w:sz="0" w:space="0" w:color="auto"/>
        <w:bottom w:val="none" w:sz="0" w:space="0" w:color="auto"/>
        <w:right w:val="none" w:sz="0" w:space="0" w:color="auto"/>
      </w:divBdr>
    </w:div>
    <w:div w:id="223179039">
      <w:bodyDiv w:val="1"/>
      <w:marLeft w:val="0"/>
      <w:marRight w:val="0"/>
      <w:marTop w:val="0"/>
      <w:marBottom w:val="0"/>
      <w:divBdr>
        <w:top w:val="none" w:sz="0" w:space="0" w:color="auto"/>
        <w:left w:val="none" w:sz="0" w:space="0" w:color="auto"/>
        <w:bottom w:val="none" w:sz="0" w:space="0" w:color="auto"/>
        <w:right w:val="none" w:sz="0" w:space="0" w:color="auto"/>
      </w:divBdr>
    </w:div>
    <w:div w:id="241110528">
      <w:bodyDiv w:val="1"/>
      <w:marLeft w:val="0"/>
      <w:marRight w:val="0"/>
      <w:marTop w:val="0"/>
      <w:marBottom w:val="0"/>
      <w:divBdr>
        <w:top w:val="none" w:sz="0" w:space="0" w:color="auto"/>
        <w:left w:val="none" w:sz="0" w:space="0" w:color="auto"/>
        <w:bottom w:val="none" w:sz="0" w:space="0" w:color="auto"/>
        <w:right w:val="none" w:sz="0" w:space="0" w:color="auto"/>
      </w:divBdr>
    </w:div>
    <w:div w:id="245454609">
      <w:bodyDiv w:val="1"/>
      <w:marLeft w:val="0"/>
      <w:marRight w:val="0"/>
      <w:marTop w:val="0"/>
      <w:marBottom w:val="0"/>
      <w:divBdr>
        <w:top w:val="none" w:sz="0" w:space="0" w:color="auto"/>
        <w:left w:val="none" w:sz="0" w:space="0" w:color="auto"/>
        <w:bottom w:val="none" w:sz="0" w:space="0" w:color="auto"/>
        <w:right w:val="none" w:sz="0" w:space="0" w:color="auto"/>
      </w:divBdr>
    </w:div>
    <w:div w:id="261836535">
      <w:bodyDiv w:val="1"/>
      <w:marLeft w:val="0"/>
      <w:marRight w:val="0"/>
      <w:marTop w:val="0"/>
      <w:marBottom w:val="0"/>
      <w:divBdr>
        <w:top w:val="none" w:sz="0" w:space="0" w:color="auto"/>
        <w:left w:val="none" w:sz="0" w:space="0" w:color="auto"/>
        <w:bottom w:val="none" w:sz="0" w:space="0" w:color="auto"/>
        <w:right w:val="none" w:sz="0" w:space="0" w:color="auto"/>
      </w:divBdr>
    </w:div>
    <w:div w:id="280264188">
      <w:bodyDiv w:val="1"/>
      <w:marLeft w:val="0"/>
      <w:marRight w:val="0"/>
      <w:marTop w:val="0"/>
      <w:marBottom w:val="0"/>
      <w:divBdr>
        <w:top w:val="none" w:sz="0" w:space="0" w:color="auto"/>
        <w:left w:val="none" w:sz="0" w:space="0" w:color="auto"/>
        <w:bottom w:val="none" w:sz="0" w:space="0" w:color="auto"/>
        <w:right w:val="none" w:sz="0" w:space="0" w:color="auto"/>
      </w:divBdr>
    </w:div>
    <w:div w:id="314648927">
      <w:bodyDiv w:val="1"/>
      <w:marLeft w:val="0"/>
      <w:marRight w:val="0"/>
      <w:marTop w:val="0"/>
      <w:marBottom w:val="0"/>
      <w:divBdr>
        <w:top w:val="none" w:sz="0" w:space="0" w:color="auto"/>
        <w:left w:val="none" w:sz="0" w:space="0" w:color="auto"/>
        <w:bottom w:val="none" w:sz="0" w:space="0" w:color="auto"/>
        <w:right w:val="none" w:sz="0" w:space="0" w:color="auto"/>
      </w:divBdr>
    </w:div>
    <w:div w:id="434599471">
      <w:bodyDiv w:val="1"/>
      <w:marLeft w:val="0"/>
      <w:marRight w:val="0"/>
      <w:marTop w:val="0"/>
      <w:marBottom w:val="0"/>
      <w:divBdr>
        <w:top w:val="none" w:sz="0" w:space="0" w:color="auto"/>
        <w:left w:val="none" w:sz="0" w:space="0" w:color="auto"/>
        <w:bottom w:val="none" w:sz="0" w:space="0" w:color="auto"/>
        <w:right w:val="none" w:sz="0" w:space="0" w:color="auto"/>
      </w:divBdr>
    </w:div>
    <w:div w:id="450435986">
      <w:bodyDiv w:val="1"/>
      <w:marLeft w:val="0"/>
      <w:marRight w:val="0"/>
      <w:marTop w:val="0"/>
      <w:marBottom w:val="0"/>
      <w:divBdr>
        <w:top w:val="none" w:sz="0" w:space="0" w:color="auto"/>
        <w:left w:val="none" w:sz="0" w:space="0" w:color="auto"/>
        <w:bottom w:val="none" w:sz="0" w:space="0" w:color="auto"/>
        <w:right w:val="none" w:sz="0" w:space="0" w:color="auto"/>
      </w:divBdr>
    </w:div>
    <w:div w:id="517160134">
      <w:bodyDiv w:val="1"/>
      <w:marLeft w:val="0"/>
      <w:marRight w:val="0"/>
      <w:marTop w:val="0"/>
      <w:marBottom w:val="0"/>
      <w:divBdr>
        <w:top w:val="none" w:sz="0" w:space="0" w:color="auto"/>
        <w:left w:val="none" w:sz="0" w:space="0" w:color="auto"/>
        <w:bottom w:val="none" w:sz="0" w:space="0" w:color="auto"/>
        <w:right w:val="none" w:sz="0" w:space="0" w:color="auto"/>
      </w:divBdr>
    </w:div>
    <w:div w:id="544217035">
      <w:bodyDiv w:val="1"/>
      <w:marLeft w:val="0"/>
      <w:marRight w:val="0"/>
      <w:marTop w:val="0"/>
      <w:marBottom w:val="0"/>
      <w:divBdr>
        <w:top w:val="none" w:sz="0" w:space="0" w:color="auto"/>
        <w:left w:val="none" w:sz="0" w:space="0" w:color="auto"/>
        <w:bottom w:val="none" w:sz="0" w:space="0" w:color="auto"/>
        <w:right w:val="none" w:sz="0" w:space="0" w:color="auto"/>
      </w:divBdr>
    </w:div>
    <w:div w:id="557933593">
      <w:bodyDiv w:val="1"/>
      <w:marLeft w:val="0"/>
      <w:marRight w:val="0"/>
      <w:marTop w:val="0"/>
      <w:marBottom w:val="0"/>
      <w:divBdr>
        <w:top w:val="none" w:sz="0" w:space="0" w:color="auto"/>
        <w:left w:val="none" w:sz="0" w:space="0" w:color="auto"/>
        <w:bottom w:val="none" w:sz="0" w:space="0" w:color="auto"/>
        <w:right w:val="none" w:sz="0" w:space="0" w:color="auto"/>
      </w:divBdr>
    </w:div>
    <w:div w:id="559168705">
      <w:bodyDiv w:val="1"/>
      <w:marLeft w:val="0"/>
      <w:marRight w:val="0"/>
      <w:marTop w:val="0"/>
      <w:marBottom w:val="0"/>
      <w:divBdr>
        <w:top w:val="none" w:sz="0" w:space="0" w:color="auto"/>
        <w:left w:val="none" w:sz="0" w:space="0" w:color="auto"/>
        <w:bottom w:val="none" w:sz="0" w:space="0" w:color="auto"/>
        <w:right w:val="none" w:sz="0" w:space="0" w:color="auto"/>
      </w:divBdr>
    </w:div>
    <w:div w:id="575015696">
      <w:bodyDiv w:val="1"/>
      <w:marLeft w:val="0"/>
      <w:marRight w:val="0"/>
      <w:marTop w:val="0"/>
      <w:marBottom w:val="0"/>
      <w:divBdr>
        <w:top w:val="none" w:sz="0" w:space="0" w:color="auto"/>
        <w:left w:val="none" w:sz="0" w:space="0" w:color="auto"/>
        <w:bottom w:val="none" w:sz="0" w:space="0" w:color="auto"/>
        <w:right w:val="none" w:sz="0" w:space="0" w:color="auto"/>
      </w:divBdr>
    </w:div>
    <w:div w:id="600140122">
      <w:bodyDiv w:val="1"/>
      <w:marLeft w:val="0"/>
      <w:marRight w:val="0"/>
      <w:marTop w:val="0"/>
      <w:marBottom w:val="0"/>
      <w:divBdr>
        <w:top w:val="none" w:sz="0" w:space="0" w:color="auto"/>
        <w:left w:val="none" w:sz="0" w:space="0" w:color="auto"/>
        <w:bottom w:val="none" w:sz="0" w:space="0" w:color="auto"/>
        <w:right w:val="none" w:sz="0" w:space="0" w:color="auto"/>
      </w:divBdr>
    </w:div>
    <w:div w:id="642858131">
      <w:bodyDiv w:val="1"/>
      <w:marLeft w:val="0"/>
      <w:marRight w:val="0"/>
      <w:marTop w:val="0"/>
      <w:marBottom w:val="0"/>
      <w:divBdr>
        <w:top w:val="none" w:sz="0" w:space="0" w:color="auto"/>
        <w:left w:val="none" w:sz="0" w:space="0" w:color="auto"/>
        <w:bottom w:val="none" w:sz="0" w:space="0" w:color="auto"/>
        <w:right w:val="none" w:sz="0" w:space="0" w:color="auto"/>
      </w:divBdr>
    </w:div>
    <w:div w:id="663510157">
      <w:bodyDiv w:val="1"/>
      <w:marLeft w:val="0"/>
      <w:marRight w:val="0"/>
      <w:marTop w:val="0"/>
      <w:marBottom w:val="0"/>
      <w:divBdr>
        <w:top w:val="none" w:sz="0" w:space="0" w:color="auto"/>
        <w:left w:val="none" w:sz="0" w:space="0" w:color="auto"/>
        <w:bottom w:val="none" w:sz="0" w:space="0" w:color="auto"/>
        <w:right w:val="none" w:sz="0" w:space="0" w:color="auto"/>
      </w:divBdr>
    </w:div>
    <w:div w:id="732776300">
      <w:bodyDiv w:val="1"/>
      <w:marLeft w:val="0"/>
      <w:marRight w:val="0"/>
      <w:marTop w:val="0"/>
      <w:marBottom w:val="0"/>
      <w:divBdr>
        <w:top w:val="none" w:sz="0" w:space="0" w:color="auto"/>
        <w:left w:val="none" w:sz="0" w:space="0" w:color="auto"/>
        <w:bottom w:val="none" w:sz="0" w:space="0" w:color="auto"/>
        <w:right w:val="none" w:sz="0" w:space="0" w:color="auto"/>
      </w:divBdr>
    </w:div>
    <w:div w:id="756251512">
      <w:bodyDiv w:val="1"/>
      <w:marLeft w:val="0"/>
      <w:marRight w:val="0"/>
      <w:marTop w:val="0"/>
      <w:marBottom w:val="0"/>
      <w:divBdr>
        <w:top w:val="none" w:sz="0" w:space="0" w:color="auto"/>
        <w:left w:val="none" w:sz="0" w:space="0" w:color="auto"/>
        <w:bottom w:val="none" w:sz="0" w:space="0" w:color="auto"/>
        <w:right w:val="none" w:sz="0" w:space="0" w:color="auto"/>
      </w:divBdr>
    </w:div>
    <w:div w:id="783111254">
      <w:bodyDiv w:val="1"/>
      <w:marLeft w:val="0"/>
      <w:marRight w:val="0"/>
      <w:marTop w:val="0"/>
      <w:marBottom w:val="0"/>
      <w:divBdr>
        <w:top w:val="none" w:sz="0" w:space="0" w:color="auto"/>
        <w:left w:val="none" w:sz="0" w:space="0" w:color="auto"/>
        <w:bottom w:val="none" w:sz="0" w:space="0" w:color="auto"/>
        <w:right w:val="none" w:sz="0" w:space="0" w:color="auto"/>
      </w:divBdr>
    </w:div>
    <w:div w:id="838152574">
      <w:bodyDiv w:val="1"/>
      <w:marLeft w:val="0"/>
      <w:marRight w:val="0"/>
      <w:marTop w:val="0"/>
      <w:marBottom w:val="0"/>
      <w:divBdr>
        <w:top w:val="none" w:sz="0" w:space="0" w:color="auto"/>
        <w:left w:val="none" w:sz="0" w:space="0" w:color="auto"/>
        <w:bottom w:val="none" w:sz="0" w:space="0" w:color="auto"/>
        <w:right w:val="none" w:sz="0" w:space="0" w:color="auto"/>
      </w:divBdr>
    </w:div>
    <w:div w:id="839194544">
      <w:bodyDiv w:val="1"/>
      <w:marLeft w:val="0"/>
      <w:marRight w:val="0"/>
      <w:marTop w:val="0"/>
      <w:marBottom w:val="0"/>
      <w:divBdr>
        <w:top w:val="none" w:sz="0" w:space="0" w:color="auto"/>
        <w:left w:val="none" w:sz="0" w:space="0" w:color="auto"/>
        <w:bottom w:val="none" w:sz="0" w:space="0" w:color="auto"/>
        <w:right w:val="none" w:sz="0" w:space="0" w:color="auto"/>
      </w:divBdr>
    </w:div>
    <w:div w:id="851922083">
      <w:bodyDiv w:val="1"/>
      <w:marLeft w:val="0"/>
      <w:marRight w:val="0"/>
      <w:marTop w:val="0"/>
      <w:marBottom w:val="0"/>
      <w:divBdr>
        <w:top w:val="none" w:sz="0" w:space="0" w:color="auto"/>
        <w:left w:val="none" w:sz="0" w:space="0" w:color="auto"/>
        <w:bottom w:val="none" w:sz="0" w:space="0" w:color="auto"/>
        <w:right w:val="none" w:sz="0" w:space="0" w:color="auto"/>
      </w:divBdr>
    </w:div>
    <w:div w:id="948973053">
      <w:bodyDiv w:val="1"/>
      <w:marLeft w:val="0"/>
      <w:marRight w:val="0"/>
      <w:marTop w:val="0"/>
      <w:marBottom w:val="0"/>
      <w:divBdr>
        <w:top w:val="none" w:sz="0" w:space="0" w:color="auto"/>
        <w:left w:val="none" w:sz="0" w:space="0" w:color="auto"/>
        <w:bottom w:val="none" w:sz="0" w:space="0" w:color="auto"/>
        <w:right w:val="none" w:sz="0" w:space="0" w:color="auto"/>
      </w:divBdr>
    </w:div>
    <w:div w:id="978731051">
      <w:bodyDiv w:val="1"/>
      <w:marLeft w:val="0"/>
      <w:marRight w:val="0"/>
      <w:marTop w:val="0"/>
      <w:marBottom w:val="0"/>
      <w:divBdr>
        <w:top w:val="none" w:sz="0" w:space="0" w:color="auto"/>
        <w:left w:val="none" w:sz="0" w:space="0" w:color="auto"/>
        <w:bottom w:val="none" w:sz="0" w:space="0" w:color="auto"/>
        <w:right w:val="none" w:sz="0" w:space="0" w:color="auto"/>
      </w:divBdr>
    </w:div>
    <w:div w:id="1001935566">
      <w:bodyDiv w:val="1"/>
      <w:marLeft w:val="0"/>
      <w:marRight w:val="0"/>
      <w:marTop w:val="0"/>
      <w:marBottom w:val="0"/>
      <w:divBdr>
        <w:top w:val="none" w:sz="0" w:space="0" w:color="auto"/>
        <w:left w:val="none" w:sz="0" w:space="0" w:color="auto"/>
        <w:bottom w:val="none" w:sz="0" w:space="0" w:color="auto"/>
        <w:right w:val="none" w:sz="0" w:space="0" w:color="auto"/>
      </w:divBdr>
    </w:div>
    <w:div w:id="1055004922">
      <w:bodyDiv w:val="1"/>
      <w:marLeft w:val="0"/>
      <w:marRight w:val="0"/>
      <w:marTop w:val="0"/>
      <w:marBottom w:val="0"/>
      <w:divBdr>
        <w:top w:val="none" w:sz="0" w:space="0" w:color="auto"/>
        <w:left w:val="none" w:sz="0" w:space="0" w:color="auto"/>
        <w:bottom w:val="none" w:sz="0" w:space="0" w:color="auto"/>
        <w:right w:val="none" w:sz="0" w:space="0" w:color="auto"/>
      </w:divBdr>
    </w:div>
    <w:div w:id="1067997720">
      <w:bodyDiv w:val="1"/>
      <w:marLeft w:val="0"/>
      <w:marRight w:val="0"/>
      <w:marTop w:val="0"/>
      <w:marBottom w:val="0"/>
      <w:divBdr>
        <w:top w:val="none" w:sz="0" w:space="0" w:color="auto"/>
        <w:left w:val="none" w:sz="0" w:space="0" w:color="auto"/>
        <w:bottom w:val="none" w:sz="0" w:space="0" w:color="auto"/>
        <w:right w:val="none" w:sz="0" w:space="0" w:color="auto"/>
      </w:divBdr>
    </w:div>
    <w:div w:id="1075931965">
      <w:bodyDiv w:val="1"/>
      <w:marLeft w:val="0"/>
      <w:marRight w:val="0"/>
      <w:marTop w:val="0"/>
      <w:marBottom w:val="0"/>
      <w:divBdr>
        <w:top w:val="none" w:sz="0" w:space="0" w:color="auto"/>
        <w:left w:val="none" w:sz="0" w:space="0" w:color="auto"/>
        <w:bottom w:val="none" w:sz="0" w:space="0" w:color="auto"/>
        <w:right w:val="none" w:sz="0" w:space="0" w:color="auto"/>
      </w:divBdr>
    </w:div>
    <w:div w:id="1078137074">
      <w:bodyDiv w:val="1"/>
      <w:marLeft w:val="0"/>
      <w:marRight w:val="0"/>
      <w:marTop w:val="0"/>
      <w:marBottom w:val="0"/>
      <w:divBdr>
        <w:top w:val="none" w:sz="0" w:space="0" w:color="auto"/>
        <w:left w:val="none" w:sz="0" w:space="0" w:color="auto"/>
        <w:bottom w:val="none" w:sz="0" w:space="0" w:color="auto"/>
        <w:right w:val="none" w:sz="0" w:space="0" w:color="auto"/>
      </w:divBdr>
    </w:div>
    <w:div w:id="1098523620">
      <w:bodyDiv w:val="1"/>
      <w:marLeft w:val="0"/>
      <w:marRight w:val="0"/>
      <w:marTop w:val="0"/>
      <w:marBottom w:val="0"/>
      <w:divBdr>
        <w:top w:val="none" w:sz="0" w:space="0" w:color="auto"/>
        <w:left w:val="none" w:sz="0" w:space="0" w:color="auto"/>
        <w:bottom w:val="none" w:sz="0" w:space="0" w:color="auto"/>
        <w:right w:val="none" w:sz="0" w:space="0" w:color="auto"/>
      </w:divBdr>
    </w:div>
    <w:div w:id="1102264941">
      <w:bodyDiv w:val="1"/>
      <w:marLeft w:val="0"/>
      <w:marRight w:val="0"/>
      <w:marTop w:val="0"/>
      <w:marBottom w:val="0"/>
      <w:divBdr>
        <w:top w:val="none" w:sz="0" w:space="0" w:color="auto"/>
        <w:left w:val="none" w:sz="0" w:space="0" w:color="auto"/>
        <w:bottom w:val="none" w:sz="0" w:space="0" w:color="auto"/>
        <w:right w:val="none" w:sz="0" w:space="0" w:color="auto"/>
      </w:divBdr>
    </w:div>
    <w:div w:id="1145659849">
      <w:bodyDiv w:val="1"/>
      <w:marLeft w:val="0"/>
      <w:marRight w:val="0"/>
      <w:marTop w:val="0"/>
      <w:marBottom w:val="0"/>
      <w:divBdr>
        <w:top w:val="none" w:sz="0" w:space="0" w:color="auto"/>
        <w:left w:val="none" w:sz="0" w:space="0" w:color="auto"/>
        <w:bottom w:val="none" w:sz="0" w:space="0" w:color="auto"/>
        <w:right w:val="none" w:sz="0" w:space="0" w:color="auto"/>
      </w:divBdr>
    </w:div>
    <w:div w:id="1147820228">
      <w:bodyDiv w:val="1"/>
      <w:marLeft w:val="0"/>
      <w:marRight w:val="0"/>
      <w:marTop w:val="0"/>
      <w:marBottom w:val="0"/>
      <w:divBdr>
        <w:top w:val="none" w:sz="0" w:space="0" w:color="auto"/>
        <w:left w:val="none" w:sz="0" w:space="0" w:color="auto"/>
        <w:bottom w:val="none" w:sz="0" w:space="0" w:color="auto"/>
        <w:right w:val="none" w:sz="0" w:space="0" w:color="auto"/>
      </w:divBdr>
    </w:div>
    <w:div w:id="1156721276">
      <w:bodyDiv w:val="1"/>
      <w:marLeft w:val="0"/>
      <w:marRight w:val="0"/>
      <w:marTop w:val="0"/>
      <w:marBottom w:val="0"/>
      <w:divBdr>
        <w:top w:val="none" w:sz="0" w:space="0" w:color="auto"/>
        <w:left w:val="none" w:sz="0" w:space="0" w:color="auto"/>
        <w:bottom w:val="none" w:sz="0" w:space="0" w:color="auto"/>
        <w:right w:val="none" w:sz="0" w:space="0" w:color="auto"/>
      </w:divBdr>
    </w:div>
    <w:div w:id="1210387035">
      <w:bodyDiv w:val="1"/>
      <w:marLeft w:val="0"/>
      <w:marRight w:val="0"/>
      <w:marTop w:val="0"/>
      <w:marBottom w:val="0"/>
      <w:divBdr>
        <w:top w:val="none" w:sz="0" w:space="0" w:color="auto"/>
        <w:left w:val="none" w:sz="0" w:space="0" w:color="auto"/>
        <w:bottom w:val="none" w:sz="0" w:space="0" w:color="auto"/>
        <w:right w:val="none" w:sz="0" w:space="0" w:color="auto"/>
      </w:divBdr>
    </w:div>
    <w:div w:id="1232229685">
      <w:bodyDiv w:val="1"/>
      <w:marLeft w:val="0"/>
      <w:marRight w:val="0"/>
      <w:marTop w:val="0"/>
      <w:marBottom w:val="0"/>
      <w:divBdr>
        <w:top w:val="none" w:sz="0" w:space="0" w:color="auto"/>
        <w:left w:val="none" w:sz="0" w:space="0" w:color="auto"/>
        <w:bottom w:val="none" w:sz="0" w:space="0" w:color="auto"/>
        <w:right w:val="none" w:sz="0" w:space="0" w:color="auto"/>
      </w:divBdr>
    </w:div>
    <w:div w:id="1242791333">
      <w:bodyDiv w:val="1"/>
      <w:marLeft w:val="0"/>
      <w:marRight w:val="0"/>
      <w:marTop w:val="0"/>
      <w:marBottom w:val="0"/>
      <w:divBdr>
        <w:top w:val="none" w:sz="0" w:space="0" w:color="auto"/>
        <w:left w:val="none" w:sz="0" w:space="0" w:color="auto"/>
        <w:bottom w:val="none" w:sz="0" w:space="0" w:color="auto"/>
        <w:right w:val="none" w:sz="0" w:space="0" w:color="auto"/>
      </w:divBdr>
    </w:div>
    <w:div w:id="1268661894">
      <w:bodyDiv w:val="1"/>
      <w:marLeft w:val="0"/>
      <w:marRight w:val="0"/>
      <w:marTop w:val="0"/>
      <w:marBottom w:val="0"/>
      <w:divBdr>
        <w:top w:val="none" w:sz="0" w:space="0" w:color="auto"/>
        <w:left w:val="none" w:sz="0" w:space="0" w:color="auto"/>
        <w:bottom w:val="none" w:sz="0" w:space="0" w:color="auto"/>
        <w:right w:val="none" w:sz="0" w:space="0" w:color="auto"/>
      </w:divBdr>
    </w:div>
    <w:div w:id="1285962414">
      <w:bodyDiv w:val="1"/>
      <w:marLeft w:val="0"/>
      <w:marRight w:val="0"/>
      <w:marTop w:val="0"/>
      <w:marBottom w:val="0"/>
      <w:divBdr>
        <w:top w:val="none" w:sz="0" w:space="0" w:color="auto"/>
        <w:left w:val="none" w:sz="0" w:space="0" w:color="auto"/>
        <w:bottom w:val="none" w:sz="0" w:space="0" w:color="auto"/>
        <w:right w:val="none" w:sz="0" w:space="0" w:color="auto"/>
      </w:divBdr>
    </w:div>
    <w:div w:id="1288857751">
      <w:bodyDiv w:val="1"/>
      <w:marLeft w:val="0"/>
      <w:marRight w:val="0"/>
      <w:marTop w:val="0"/>
      <w:marBottom w:val="0"/>
      <w:divBdr>
        <w:top w:val="none" w:sz="0" w:space="0" w:color="auto"/>
        <w:left w:val="none" w:sz="0" w:space="0" w:color="auto"/>
        <w:bottom w:val="none" w:sz="0" w:space="0" w:color="auto"/>
        <w:right w:val="none" w:sz="0" w:space="0" w:color="auto"/>
      </w:divBdr>
    </w:div>
    <w:div w:id="1436756256">
      <w:bodyDiv w:val="1"/>
      <w:marLeft w:val="0"/>
      <w:marRight w:val="0"/>
      <w:marTop w:val="0"/>
      <w:marBottom w:val="0"/>
      <w:divBdr>
        <w:top w:val="none" w:sz="0" w:space="0" w:color="auto"/>
        <w:left w:val="none" w:sz="0" w:space="0" w:color="auto"/>
        <w:bottom w:val="none" w:sz="0" w:space="0" w:color="auto"/>
        <w:right w:val="none" w:sz="0" w:space="0" w:color="auto"/>
      </w:divBdr>
    </w:div>
    <w:div w:id="1444954129">
      <w:bodyDiv w:val="1"/>
      <w:marLeft w:val="0"/>
      <w:marRight w:val="0"/>
      <w:marTop w:val="0"/>
      <w:marBottom w:val="0"/>
      <w:divBdr>
        <w:top w:val="none" w:sz="0" w:space="0" w:color="auto"/>
        <w:left w:val="none" w:sz="0" w:space="0" w:color="auto"/>
        <w:bottom w:val="none" w:sz="0" w:space="0" w:color="auto"/>
        <w:right w:val="none" w:sz="0" w:space="0" w:color="auto"/>
      </w:divBdr>
    </w:div>
    <w:div w:id="1457993370">
      <w:bodyDiv w:val="1"/>
      <w:marLeft w:val="0"/>
      <w:marRight w:val="0"/>
      <w:marTop w:val="0"/>
      <w:marBottom w:val="0"/>
      <w:divBdr>
        <w:top w:val="none" w:sz="0" w:space="0" w:color="auto"/>
        <w:left w:val="none" w:sz="0" w:space="0" w:color="auto"/>
        <w:bottom w:val="none" w:sz="0" w:space="0" w:color="auto"/>
        <w:right w:val="none" w:sz="0" w:space="0" w:color="auto"/>
      </w:divBdr>
    </w:div>
    <w:div w:id="1481193456">
      <w:bodyDiv w:val="1"/>
      <w:marLeft w:val="0"/>
      <w:marRight w:val="0"/>
      <w:marTop w:val="0"/>
      <w:marBottom w:val="0"/>
      <w:divBdr>
        <w:top w:val="none" w:sz="0" w:space="0" w:color="auto"/>
        <w:left w:val="none" w:sz="0" w:space="0" w:color="auto"/>
        <w:bottom w:val="none" w:sz="0" w:space="0" w:color="auto"/>
        <w:right w:val="none" w:sz="0" w:space="0" w:color="auto"/>
      </w:divBdr>
    </w:div>
    <w:div w:id="1487479629">
      <w:bodyDiv w:val="1"/>
      <w:marLeft w:val="0"/>
      <w:marRight w:val="0"/>
      <w:marTop w:val="0"/>
      <w:marBottom w:val="0"/>
      <w:divBdr>
        <w:top w:val="none" w:sz="0" w:space="0" w:color="auto"/>
        <w:left w:val="none" w:sz="0" w:space="0" w:color="auto"/>
        <w:bottom w:val="none" w:sz="0" w:space="0" w:color="auto"/>
        <w:right w:val="none" w:sz="0" w:space="0" w:color="auto"/>
      </w:divBdr>
    </w:div>
    <w:div w:id="1507556923">
      <w:bodyDiv w:val="1"/>
      <w:marLeft w:val="0"/>
      <w:marRight w:val="0"/>
      <w:marTop w:val="0"/>
      <w:marBottom w:val="0"/>
      <w:divBdr>
        <w:top w:val="none" w:sz="0" w:space="0" w:color="auto"/>
        <w:left w:val="none" w:sz="0" w:space="0" w:color="auto"/>
        <w:bottom w:val="none" w:sz="0" w:space="0" w:color="auto"/>
        <w:right w:val="none" w:sz="0" w:space="0" w:color="auto"/>
      </w:divBdr>
    </w:div>
    <w:div w:id="1618292001">
      <w:bodyDiv w:val="1"/>
      <w:marLeft w:val="0"/>
      <w:marRight w:val="0"/>
      <w:marTop w:val="0"/>
      <w:marBottom w:val="0"/>
      <w:divBdr>
        <w:top w:val="none" w:sz="0" w:space="0" w:color="auto"/>
        <w:left w:val="none" w:sz="0" w:space="0" w:color="auto"/>
        <w:bottom w:val="none" w:sz="0" w:space="0" w:color="auto"/>
        <w:right w:val="none" w:sz="0" w:space="0" w:color="auto"/>
      </w:divBdr>
    </w:div>
    <w:div w:id="1625385810">
      <w:bodyDiv w:val="1"/>
      <w:marLeft w:val="0"/>
      <w:marRight w:val="0"/>
      <w:marTop w:val="0"/>
      <w:marBottom w:val="0"/>
      <w:divBdr>
        <w:top w:val="none" w:sz="0" w:space="0" w:color="auto"/>
        <w:left w:val="none" w:sz="0" w:space="0" w:color="auto"/>
        <w:bottom w:val="none" w:sz="0" w:space="0" w:color="auto"/>
        <w:right w:val="none" w:sz="0" w:space="0" w:color="auto"/>
      </w:divBdr>
    </w:div>
    <w:div w:id="1671984056">
      <w:bodyDiv w:val="1"/>
      <w:marLeft w:val="0"/>
      <w:marRight w:val="0"/>
      <w:marTop w:val="0"/>
      <w:marBottom w:val="0"/>
      <w:divBdr>
        <w:top w:val="none" w:sz="0" w:space="0" w:color="auto"/>
        <w:left w:val="none" w:sz="0" w:space="0" w:color="auto"/>
        <w:bottom w:val="none" w:sz="0" w:space="0" w:color="auto"/>
        <w:right w:val="none" w:sz="0" w:space="0" w:color="auto"/>
      </w:divBdr>
    </w:div>
    <w:div w:id="1693460989">
      <w:bodyDiv w:val="1"/>
      <w:marLeft w:val="0"/>
      <w:marRight w:val="0"/>
      <w:marTop w:val="0"/>
      <w:marBottom w:val="0"/>
      <w:divBdr>
        <w:top w:val="none" w:sz="0" w:space="0" w:color="auto"/>
        <w:left w:val="none" w:sz="0" w:space="0" w:color="auto"/>
        <w:bottom w:val="none" w:sz="0" w:space="0" w:color="auto"/>
        <w:right w:val="none" w:sz="0" w:space="0" w:color="auto"/>
      </w:divBdr>
    </w:div>
    <w:div w:id="1708337932">
      <w:bodyDiv w:val="1"/>
      <w:marLeft w:val="0"/>
      <w:marRight w:val="0"/>
      <w:marTop w:val="0"/>
      <w:marBottom w:val="0"/>
      <w:divBdr>
        <w:top w:val="none" w:sz="0" w:space="0" w:color="auto"/>
        <w:left w:val="none" w:sz="0" w:space="0" w:color="auto"/>
        <w:bottom w:val="none" w:sz="0" w:space="0" w:color="auto"/>
        <w:right w:val="none" w:sz="0" w:space="0" w:color="auto"/>
      </w:divBdr>
    </w:div>
    <w:div w:id="1708677980">
      <w:bodyDiv w:val="1"/>
      <w:marLeft w:val="0"/>
      <w:marRight w:val="0"/>
      <w:marTop w:val="0"/>
      <w:marBottom w:val="0"/>
      <w:divBdr>
        <w:top w:val="none" w:sz="0" w:space="0" w:color="auto"/>
        <w:left w:val="none" w:sz="0" w:space="0" w:color="auto"/>
        <w:bottom w:val="none" w:sz="0" w:space="0" w:color="auto"/>
        <w:right w:val="none" w:sz="0" w:space="0" w:color="auto"/>
      </w:divBdr>
    </w:div>
    <w:div w:id="1711759373">
      <w:bodyDiv w:val="1"/>
      <w:marLeft w:val="0"/>
      <w:marRight w:val="0"/>
      <w:marTop w:val="0"/>
      <w:marBottom w:val="0"/>
      <w:divBdr>
        <w:top w:val="none" w:sz="0" w:space="0" w:color="auto"/>
        <w:left w:val="none" w:sz="0" w:space="0" w:color="auto"/>
        <w:bottom w:val="none" w:sz="0" w:space="0" w:color="auto"/>
        <w:right w:val="none" w:sz="0" w:space="0" w:color="auto"/>
      </w:divBdr>
    </w:div>
    <w:div w:id="1714033986">
      <w:bodyDiv w:val="1"/>
      <w:marLeft w:val="0"/>
      <w:marRight w:val="0"/>
      <w:marTop w:val="0"/>
      <w:marBottom w:val="0"/>
      <w:divBdr>
        <w:top w:val="none" w:sz="0" w:space="0" w:color="auto"/>
        <w:left w:val="none" w:sz="0" w:space="0" w:color="auto"/>
        <w:bottom w:val="none" w:sz="0" w:space="0" w:color="auto"/>
        <w:right w:val="none" w:sz="0" w:space="0" w:color="auto"/>
      </w:divBdr>
    </w:div>
    <w:div w:id="1736853190">
      <w:bodyDiv w:val="1"/>
      <w:marLeft w:val="0"/>
      <w:marRight w:val="0"/>
      <w:marTop w:val="0"/>
      <w:marBottom w:val="0"/>
      <w:divBdr>
        <w:top w:val="none" w:sz="0" w:space="0" w:color="auto"/>
        <w:left w:val="none" w:sz="0" w:space="0" w:color="auto"/>
        <w:bottom w:val="none" w:sz="0" w:space="0" w:color="auto"/>
        <w:right w:val="none" w:sz="0" w:space="0" w:color="auto"/>
      </w:divBdr>
    </w:div>
    <w:div w:id="1772821593">
      <w:bodyDiv w:val="1"/>
      <w:marLeft w:val="0"/>
      <w:marRight w:val="0"/>
      <w:marTop w:val="0"/>
      <w:marBottom w:val="0"/>
      <w:divBdr>
        <w:top w:val="none" w:sz="0" w:space="0" w:color="auto"/>
        <w:left w:val="none" w:sz="0" w:space="0" w:color="auto"/>
        <w:bottom w:val="none" w:sz="0" w:space="0" w:color="auto"/>
        <w:right w:val="none" w:sz="0" w:space="0" w:color="auto"/>
      </w:divBdr>
    </w:div>
    <w:div w:id="1824882465">
      <w:bodyDiv w:val="1"/>
      <w:marLeft w:val="0"/>
      <w:marRight w:val="0"/>
      <w:marTop w:val="0"/>
      <w:marBottom w:val="0"/>
      <w:divBdr>
        <w:top w:val="none" w:sz="0" w:space="0" w:color="auto"/>
        <w:left w:val="none" w:sz="0" w:space="0" w:color="auto"/>
        <w:bottom w:val="none" w:sz="0" w:space="0" w:color="auto"/>
        <w:right w:val="none" w:sz="0" w:space="0" w:color="auto"/>
      </w:divBdr>
    </w:div>
    <w:div w:id="1849247600">
      <w:bodyDiv w:val="1"/>
      <w:marLeft w:val="0"/>
      <w:marRight w:val="0"/>
      <w:marTop w:val="0"/>
      <w:marBottom w:val="0"/>
      <w:divBdr>
        <w:top w:val="none" w:sz="0" w:space="0" w:color="auto"/>
        <w:left w:val="none" w:sz="0" w:space="0" w:color="auto"/>
        <w:bottom w:val="none" w:sz="0" w:space="0" w:color="auto"/>
        <w:right w:val="none" w:sz="0" w:space="0" w:color="auto"/>
      </w:divBdr>
    </w:div>
    <w:div w:id="1859276230">
      <w:bodyDiv w:val="1"/>
      <w:marLeft w:val="0"/>
      <w:marRight w:val="0"/>
      <w:marTop w:val="0"/>
      <w:marBottom w:val="0"/>
      <w:divBdr>
        <w:top w:val="none" w:sz="0" w:space="0" w:color="auto"/>
        <w:left w:val="none" w:sz="0" w:space="0" w:color="auto"/>
        <w:bottom w:val="none" w:sz="0" w:space="0" w:color="auto"/>
        <w:right w:val="none" w:sz="0" w:space="0" w:color="auto"/>
      </w:divBdr>
    </w:div>
    <w:div w:id="1863394666">
      <w:bodyDiv w:val="1"/>
      <w:marLeft w:val="0"/>
      <w:marRight w:val="0"/>
      <w:marTop w:val="0"/>
      <w:marBottom w:val="0"/>
      <w:divBdr>
        <w:top w:val="none" w:sz="0" w:space="0" w:color="auto"/>
        <w:left w:val="none" w:sz="0" w:space="0" w:color="auto"/>
        <w:bottom w:val="none" w:sz="0" w:space="0" w:color="auto"/>
        <w:right w:val="none" w:sz="0" w:space="0" w:color="auto"/>
      </w:divBdr>
    </w:div>
    <w:div w:id="1912277535">
      <w:bodyDiv w:val="1"/>
      <w:marLeft w:val="0"/>
      <w:marRight w:val="0"/>
      <w:marTop w:val="0"/>
      <w:marBottom w:val="0"/>
      <w:divBdr>
        <w:top w:val="none" w:sz="0" w:space="0" w:color="auto"/>
        <w:left w:val="none" w:sz="0" w:space="0" w:color="auto"/>
        <w:bottom w:val="none" w:sz="0" w:space="0" w:color="auto"/>
        <w:right w:val="none" w:sz="0" w:space="0" w:color="auto"/>
      </w:divBdr>
    </w:div>
    <w:div w:id="1918516320">
      <w:bodyDiv w:val="1"/>
      <w:marLeft w:val="0"/>
      <w:marRight w:val="0"/>
      <w:marTop w:val="0"/>
      <w:marBottom w:val="0"/>
      <w:divBdr>
        <w:top w:val="none" w:sz="0" w:space="0" w:color="auto"/>
        <w:left w:val="none" w:sz="0" w:space="0" w:color="auto"/>
        <w:bottom w:val="none" w:sz="0" w:space="0" w:color="auto"/>
        <w:right w:val="none" w:sz="0" w:space="0" w:color="auto"/>
      </w:divBdr>
    </w:div>
    <w:div w:id="1921870772">
      <w:bodyDiv w:val="1"/>
      <w:marLeft w:val="0"/>
      <w:marRight w:val="0"/>
      <w:marTop w:val="0"/>
      <w:marBottom w:val="0"/>
      <w:divBdr>
        <w:top w:val="none" w:sz="0" w:space="0" w:color="auto"/>
        <w:left w:val="none" w:sz="0" w:space="0" w:color="auto"/>
        <w:bottom w:val="none" w:sz="0" w:space="0" w:color="auto"/>
        <w:right w:val="none" w:sz="0" w:space="0" w:color="auto"/>
      </w:divBdr>
    </w:div>
    <w:div w:id="1928810187">
      <w:bodyDiv w:val="1"/>
      <w:marLeft w:val="0"/>
      <w:marRight w:val="0"/>
      <w:marTop w:val="0"/>
      <w:marBottom w:val="0"/>
      <w:divBdr>
        <w:top w:val="none" w:sz="0" w:space="0" w:color="auto"/>
        <w:left w:val="none" w:sz="0" w:space="0" w:color="auto"/>
        <w:bottom w:val="none" w:sz="0" w:space="0" w:color="auto"/>
        <w:right w:val="none" w:sz="0" w:space="0" w:color="auto"/>
      </w:divBdr>
    </w:div>
    <w:div w:id="1989624283">
      <w:bodyDiv w:val="1"/>
      <w:marLeft w:val="0"/>
      <w:marRight w:val="0"/>
      <w:marTop w:val="0"/>
      <w:marBottom w:val="0"/>
      <w:divBdr>
        <w:top w:val="none" w:sz="0" w:space="0" w:color="auto"/>
        <w:left w:val="none" w:sz="0" w:space="0" w:color="auto"/>
        <w:bottom w:val="none" w:sz="0" w:space="0" w:color="auto"/>
        <w:right w:val="none" w:sz="0" w:space="0" w:color="auto"/>
      </w:divBdr>
    </w:div>
    <w:div w:id="2021808685">
      <w:bodyDiv w:val="1"/>
      <w:marLeft w:val="0"/>
      <w:marRight w:val="0"/>
      <w:marTop w:val="0"/>
      <w:marBottom w:val="0"/>
      <w:divBdr>
        <w:top w:val="none" w:sz="0" w:space="0" w:color="auto"/>
        <w:left w:val="none" w:sz="0" w:space="0" w:color="auto"/>
        <w:bottom w:val="none" w:sz="0" w:space="0" w:color="auto"/>
        <w:right w:val="none" w:sz="0" w:space="0" w:color="auto"/>
      </w:divBdr>
    </w:div>
    <w:div w:id="2060787761">
      <w:bodyDiv w:val="1"/>
      <w:marLeft w:val="0"/>
      <w:marRight w:val="0"/>
      <w:marTop w:val="0"/>
      <w:marBottom w:val="0"/>
      <w:divBdr>
        <w:top w:val="none" w:sz="0" w:space="0" w:color="auto"/>
        <w:left w:val="none" w:sz="0" w:space="0" w:color="auto"/>
        <w:bottom w:val="none" w:sz="0" w:space="0" w:color="auto"/>
        <w:right w:val="none" w:sz="0" w:space="0" w:color="auto"/>
      </w:divBdr>
    </w:div>
    <w:div w:id="211677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protoexpress.com/blog/ipc-2221-circuit-board-design/" TargetMode="External"/><Relationship Id="rId2" Type="http://schemas.openxmlformats.org/officeDocument/2006/relationships/hyperlink" Target="https://www.ti.com/lit/an/snva054c/snva054c.pdf?ts=1773756522857" TargetMode="External"/><Relationship Id="rId1" Type="http://schemas.openxmlformats.org/officeDocument/2006/relationships/hyperlink" Target="https://www.ti.com/lit/an/snva054c/snva054c.pdf?ts=17737565228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20/10/relationships/intelligence" Target="intelligence2.xml"/><Relationship Id="rId21" Type="http://schemas.openxmlformats.org/officeDocument/2006/relationships/image" Target="media/image7.png"/><Relationship Id="rId34" Type="http://schemas.openxmlformats.org/officeDocument/2006/relationships/hyperlink" Target="https://incidents.avalanche.ca/statistic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incidents.avalanche.ca/statisti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sv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header" Target="header2.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Ope262</b:Tag>
    <b:SourceType>InternetSite</b:SourceType>
    <b:Guid>{9E670342-A3C5-C14E-A98D-D5DA7ABF0FFD}</b:Guid>
    <b:Author>
      <b:Author>
        <b:Corporate>OpenCV</b:Corporate>
      </b:Author>
    </b:Author>
    <b:URL>https://opencv.org/</b:URL>
    <b:Year>2026</b:Year>
    <b:YearAccessed>2026</b:YearAccessed>
    <b:MonthAccessed>February</b:MonthAccessed>
    <b:DayAccessed>16</b:DayAccessed>
    <b:RefOrder>1</b:RefOrder>
  </b:Source>
  <b:Source>
    <b:Tag>Tex13</b:Tag>
    <b:SourceType>DocumentFromInternetSite</b:SourceType>
    <b:Guid>{5E45ABB2-BEFF-4E64-AB3A-0E22BADDC8A7}</b:Guid>
    <b:Title>AN-1229 SIMPLE SWITCHER® PCB Layout Guidelines</b:Title>
    <b:Year>2013</b:Year>
    <b:Month>April</b:Month>
    <b:YearAccessed>2026</b:YearAccessed>
    <b:MonthAccessed>04</b:MonthAccessed>
    <b:DayAccessed>06</b:DayAccessed>
    <b:URL>https://www.ti.com/lit/an/snva054c/snva054c.pdf?ts=1773756522857</b:URL>
    <b:Author>
      <b:Author>
        <b:Corporate>Texas Instruments</b:Corporate>
      </b:Author>
    </b:Author>
    <b:RefOrder>2</b:RefOrder>
  </b:Source>
  <b:Source>
    <b:Tag>Tex16</b:Tag>
    <b:SourceType>DocumentFromInternetSite</b:SourceType>
    <b:Guid>{8B541254-CBDD-4CBB-93B5-E6C299A8F8B8}</b:Guid>
    <b:Author>
      <b:Author>
        <b:Corporate>Texas Instruments</b:Corporate>
      </b:Author>
    </b:Author>
    <b:Title>LM2679 SIMPLE SWITCHER® 5-A Step-Down Voltage Regulator</b:Title>
    <b:Year>2016</b:Year>
    <b:Month>June</b:Month>
    <b:YearAccessed>2026</b:YearAccessed>
    <b:MonthAccessed>04</b:MonthAccessed>
    <b:DayAccessed>06</b:DayAccessed>
    <b:URL>https://www.ti.com/lit/ds/symlink/lm2679.pdf?ts=1775531408670&amp;ref_url=https%253A%252F%252Fwww.google.com%252F</b:URL>
    <b:RefOrder>3</b:RefOrder>
  </b:Source>
  <b:Source>
    <b:Tag>Pou23</b:Tag>
    <b:SourceType>InternetSite</b:SourceType>
    <b:Guid>{D844FF5E-0095-4788-83D8-0D555203CF4B}</b:Guid>
    <b:Title>https://www.protoexpress.com/blog/ipc-2221-circuit-board-design/</b:Title>
    <b:Year>2023</b:Year>
    <b:Month>January</b:Month>
    <b:Day>30</b:Day>
    <b:YearAccessed>2026</b:YearAccessed>
    <b:MonthAccessed>04</b:MonthAccessed>
    <b:DayAccessed>06</b:DayAccessed>
    <b:URL>https://www.protoexpress.com/blog/ipc-2221-circuit-board-design/</b:URL>
    <b:Author>
      <b:Author>
        <b:NameList>
          <b:Person>
            <b:Last>Ghosh</b:Last>
            <b:First>Poulomi</b:First>
          </b:Person>
        </b:NameList>
      </b:Author>
    </b:Author>
    <b:ProductionCompany>Sierra Circuits Proto Express</b:ProductionCompany>
    <b:RefOrder>4</b:RefOrder>
  </b:Source>
</b:Sources>
</file>

<file path=customXml/itemProps1.xml><?xml version="1.0" encoding="utf-8"?>
<ds:datastoreItem xmlns:ds="http://schemas.openxmlformats.org/officeDocument/2006/customXml" ds:itemID="{870CD756-9CFC-48D9-BD6D-2E68B15557B7}">
  <ds:schemaRefs>
    <ds:schemaRef ds:uri="http://schemas.openxmlformats.org/officeDocument/2006/bibliography"/>
  </ds:schemaRefs>
</ds:datastoreItem>
</file>

<file path=docMetadata/LabelInfo.xml><?xml version="1.0" encoding="utf-8"?>
<clbl:labelList xmlns:clbl="http://schemas.microsoft.com/office/2020/mipLabelMetadata">
  <clbl:label id="{723a5a87-f39a-4a22-9247-3fc240c01396}" enabled="0" method="" siteId="{723a5a87-f39a-4a22-9247-3fc240c01396}" removed="1"/>
</clbl:labelList>
</file>

<file path=docProps/app.xml><?xml version="1.0" encoding="utf-8"?>
<Properties xmlns="http://schemas.openxmlformats.org/officeDocument/2006/extended-properties" xmlns:vt="http://schemas.openxmlformats.org/officeDocument/2006/docPropsVTypes">
  <Template>Normal.dotm</Template>
  <TotalTime>1251</TotalTime>
  <Pages>1</Pages>
  <Words>10097</Words>
  <Characters>57554</Characters>
  <Application>Microsoft Office Word</Application>
  <DocSecurity>4</DocSecurity>
  <Lines>479</Lines>
  <Paragraphs>135</Paragraphs>
  <ScaleCrop>false</ScaleCrop>
  <Company/>
  <LinksUpToDate>false</LinksUpToDate>
  <CharactersWithSpaces>67516</CharactersWithSpaces>
  <SharedDoc>false</SharedDoc>
  <HLinks>
    <vt:vector size="300" baseType="variant">
      <vt:variant>
        <vt:i4>1441794</vt:i4>
      </vt:variant>
      <vt:variant>
        <vt:i4>405</vt:i4>
      </vt:variant>
      <vt:variant>
        <vt:i4>0</vt:i4>
      </vt:variant>
      <vt:variant>
        <vt:i4>5</vt:i4>
      </vt:variant>
      <vt:variant>
        <vt:lpwstr>https://incidents.avalanche.ca/statistics</vt:lpwstr>
      </vt:variant>
      <vt:variant>
        <vt:lpwstr/>
      </vt:variant>
      <vt:variant>
        <vt:i4>1441794</vt:i4>
      </vt:variant>
      <vt:variant>
        <vt:i4>396</vt:i4>
      </vt:variant>
      <vt:variant>
        <vt:i4>0</vt:i4>
      </vt:variant>
      <vt:variant>
        <vt:i4>5</vt:i4>
      </vt:variant>
      <vt:variant>
        <vt:lpwstr>https://incidents.avalanche.ca/statistics</vt:lpwstr>
      </vt:variant>
      <vt:variant>
        <vt:lpwstr/>
      </vt:variant>
      <vt:variant>
        <vt:i4>1179709</vt:i4>
      </vt:variant>
      <vt:variant>
        <vt:i4>272</vt:i4>
      </vt:variant>
      <vt:variant>
        <vt:i4>0</vt:i4>
      </vt:variant>
      <vt:variant>
        <vt:i4>5</vt:i4>
      </vt:variant>
      <vt:variant>
        <vt:lpwstr/>
      </vt:variant>
      <vt:variant>
        <vt:lpwstr>_Toc226410830</vt:lpwstr>
      </vt:variant>
      <vt:variant>
        <vt:i4>1900598</vt:i4>
      </vt:variant>
      <vt:variant>
        <vt:i4>263</vt:i4>
      </vt:variant>
      <vt:variant>
        <vt:i4>0</vt:i4>
      </vt:variant>
      <vt:variant>
        <vt:i4>5</vt:i4>
      </vt:variant>
      <vt:variant>
        <vt:lpwstr/>
      </vt:variant>
      <vt:variant>
        <vt:lpwstr>_Toc226408242</vt:lpwstr>
      </vt:variant>
      <vt:variant>
        <vt:i4>1900598</vt:i4>
      </vt:variant>
      <vt:variant>
        <vt:i4>257</vt:i4>
      </vt:variant>
      <vt:variant>
        <vt:i4>0</vt:i4>
      </vt:variant>
      <vt:variant>
        <vt:i4>5</vt:i4>
      </vt:variant>
      <vt:variant>
        <vt:lpwstr/>
      </vt:variant>
      <vt:variant>
        <vt:lpwstr>_Toc226408241</vt:lpwstr>
      </vt:variant>
      <vt:variant>
        <vt:i4>1900598</vt:i4>
      </vt:variant>
      <vt:variant>
        <vt:i4>251</vt:i4>
      </vt:variant>
      <vt:variant>
        <vt:i4>0</vt:i4>
      </vt:variant>
      <vt:variant>
        <vt:i4>5</vt:i4>
      </vt:variant>
      <vt:variant>
        <vt:lpwstr/>
      </vt:variant>
      <vt:variant>
        <vt:lpwstr>_Toc226408240</vt:lpwstr>
      </vt:variant>
      <vt:variant>
        <vt:i4>1703990</vt:i4>
      </vt:variant>
      <vt:variant>
        <vt:i4>245</vt:i4>
      </vt:variant>
      <vt:variant>
        <vt:i4>0</vt:i4>
      </vt:variant>
      <vt:variant>
        <vt:i4>5</vt:i4>
      </vt:variant>
      <vt:variant>
        <vt:lpwstr/>
      </vt:variant>
      <vt:variant>
        <vt:lpwstr>_Toc226408239</vt:lpwstr>
      </vt:variant>
      <vt:variant>
        <vt:i4>1703990</vt:i4>
      </vt:variant>
      <vt:variant>
        <vt:i4>239</vt:i4>
      </vt:variant>
      <vt:variant>
        <vt:i4>0</vt:i4>
      </vt:variant>
      <vt:variant>
        <vt:i4>5</vt:i4>
      </vt:variant>
      <vt:variant>
        <vt:lpwstr/>
      </vt:variant>
      <vt:variant>
        <vt:lpwstr>_Toc226408238</vt:lpwstr>
      </vt:variant>
      <vt:variant>
        <vt:i4>1703990</vt:i4>
      </vt:variant>
      <vt:variant>
        <vt:i4>233</vt:i4>
      </vt:variant>
      <vt:variant>
        <vt:i4>0</vt:i4>
      </vt:variant>
      <vt:variant>
        <vt:i4>5</vt:i4>
      </vt:variant>
      <vt:variant>
        <vt:lpwstr/>
      </vt:variant>
      <vt:variant>
        <vt:lpwstr>_Toc226408237</vt:lpwstr>
      </vt:variant>
      <vt:variant>
        <vt:i4>1703990</vt:i4>
      </vt:variant>
      <vt:variant>
        <vt:i4>227</vt:i4>
      </vt:variant>
      <vt:variant>
        <vt:i4>0</vt:i4>
      </vt:variant>
      <vt:variant>
        <vt:i4>5</vt:i4>
      </vt:variant>
      <vt:variant>
        <vt:lpwstr/>
      </vt:variant>
      <vt:variant>
        <vt:lpwstr>_Toc226408236</vt:lpwstr>
      </vt:variant>
      <vt:variant>
        <vt:i4>1703990</vt:i4>
      </vt:variant>
      <vt:variant>
        <vt:i4>221</vt:i4>
      </vt:variant>
      <vt:variant>
        <vt:i4>0</vt:i4>
      </vt:variant>
      <vt:variant>
        <vt:i4>5</vt:i4>
      </vt:variant>
      <vt:variant>
        <vt:lpwstr/>
      </vt:variant>
      <vt:variant>
        <vt:lpwstr>_Toc226408235</vt:lpwstr>
      </vt:variant>
      <vt:variant>
        <vt:i4>1703990</vt:i4>
      </vt:variant>
      <vt:variant>
        <vt:i4>215</vt:i4>
      </vt:variant>
      <vt:variant>
        <vt:i4>0</vt:i4>
      </vt:variant>
      <vt:variant>
        <vt:i4>5</vt:i4>
      </vt:variant>
      <vt:variant>
        <vt:lpwstr/>
      </vt:variant>
      <vt:variant>
        <vt:lpwstr>_Toc226408234</vt:lpwstr>
      </vt:variant>
      <vt:variant>
        <vt:i4>1703990</vt:i4>
      </vt:variant>
      <vt:variant>
        <vt:i4>209</vt:i4>
      </vt:variant>
      <vt:variant>
        <vt:i4>0</vt:i4>
      </vt:variant>
      <vt:variant>
        <vt:i4>5</vt:i4>
      </vt:variant>
      <vt:variant>
        <vt:lpwstr/>
      </vt:variant>
      <vt:variant>
        <vt:lpwstr>_Toc226408233</vt:lpwstr>
      </vt:variant>
      <vt:variant>
        <vt:i4>1703990</vt:i4>
      </vt:variant>
      <vt:variant>
        <vt:i4>203</vt:i4>
      </vt:variant>
      <vt:variant>
        <vt:i4>0</vt:i4>
      </vt:variant>
      <vt:variant>
        <vt:i4>5</vt:i4>
      </vt:variant>
      <vt:variant>
        <vt:lpwstr/>
      </vt:variant>
      <vt:variant>
        <vt:lpwstr>_Toc226408232</vt:lpwstr>
      </vt:variant>
      <vt:variant>
        <vt:i4>1703990</vt:i4>
      </vt:variant>
      <vt:variant>
        <vt:i4>197</vt:i4>
      </vt:variant>
      <vt:variant>
        <vt:i4>0</vt:i4>
      </vt:variant>
      <vt:variant>
        <vt:i4>5</vt:i4>
      </vt:variant>
      <vt:variant>
        <vt:lpwstr/>
      </vt:variant>
      <vt:variant>
        <vt:lpwstr>_Toc226408231</vt:lpwstr>
      </vt:variant>
      <vt:variant>
        <vt:i4>1703990</vt:i4>
      </vt:variant>
      <vt:variant>
        <vt:i4>191</vt:i4>
      </vt:variant>
      <vt:variant>
        <vt:i4>0</vt:i4>
      </vt:variant>
      <vt:variant>
        <vt:i4>5</vt:i4>
      </vt:variant>
      <vt:variant>
        <vt:lpwstr/>
      </vt:variant>
      <vt:variant>
        <vt:lpwstr>_Toc226408230</vt:lpwstr>
      </vt:variant>
      <vt:variant>
        <vt:i4>1572914</vt:i4>
      </vt:variant>
      <vt:variant>
        <vt:i4>182</vt:i4>
      </vt:variant>
      <vt:variant>
        <vt:i4>0</vt:i4>
      </vt:variant>
      <vt:variant>
        <vt:i4>5</vt:i4>
      </vt:variant>
      <vt:variant>
        <vt:lpwstr/>
      </vt:variant>
      <vt:variant>
        <vt:lpwstr>_Toc226408610</vt:lpwstr>
      </vt:variant>
      <vt:variant>
        <vt:i4>1638450</vt:i4>
      </vt:variant>
      <vt:variant>
        <vt:i4>176</vt:i4>
      </vt:variant>
      <vt:variant>
        <vt:i4>0</vt:i4>
      </vt:variant>
      <vt:variant>
        <vt:i4>5</vt:i4>
      </vt:variant>
      <vt:variant>
        <vt:lpwstr/>
      </vt:variant>
      <vt:variant>
        <vt:lpwstr>_Toc226408609</vt:lpwstr>
      </vt:variant>
      <vt:variant>
        <vt:i4>1638450</vt:i4>
      </vt:variant>
      <vt:variant>
        <vt:i4>170</vt:i4>
      </vt:variant>
      <vt:variant>
        <vt:i4>0</vt:i4>
      </vt:variant>
      <vt:variant>
        <vt:i4>5</vt:i4>
      </vt:variant>
      <vt:variant>
        <vt:lpwstr/>
      </vt:variant>
      <vt:variant>
        <vt:lpwstr>_Toc226408608</vt:lpwstr>
      </vt:variant>
      <vt:variant>
        <vt:i4>1638450</vt:i4>
      </vt:variant>
      <vt:variant>
        <vt:i4>164</vt:i4>
      </vt:variant>
      <vt:variant>
        <vt:i4>0</vt:i4>
      </vt:variant>
      <vt:variant>
        <vt:i4>5</vt:i4>
      </vt:variant>
      <vt:variant>
        <vt:lpwstr/>
      </vt:variant>
      <vt:variant>
        <vt:lpwstr>_Toc226408607</vt:lpwstr>
      </vt:variant>
      <vt:variant>
        <vt:i4>1638450</vt:i4>
      </vt:variant>
      <vt:variant>
        <vt:i4>158</vt:i4>
      </vt:variant>
      <vt:variant>
        <vt:i4>0</vt:i4>
      </vt:variant>
      <vt:variant>
        <vt:i4>5</vt:i4>
      </vt:variant>
      <vt:variant>
        <vt:lpwstr/>
      </vt:variant>
      <vt:variant>
        <vt:lpwstr>_Toc226408606</vt:lpwstr>
      </vt:variant>
      <vt:variant>
        <vt:i4>1638450</vt:i4>
      </vt:variant>
      <vt:variant>
        <vt:i4>152</vt:i4>
      </vt:variant>
      <vt:variant>
        <vt:i4>0</vt:i4>
      </vt:variant>
      <vt:variant>
        <vt:i4>5</vt:i4>
      </vt:variant>
      <vt:variant>
        <vt:lpwstr/>
      </vt:variant>
      <vt:variant>
        <vt:lpwstr>_Toc226408605</vt:lpwstr>
      </vt:variant>
      <vt:variant>
        <vt:i4>1638450</vt:i4>
      </vt:variant>
      <vt:variant>
        <vt:i4>146</vt:i4>
      </vt:variant>
      <vt:variant>
        <vt:i4>0</vt:i4>
      </vt:variant>
      <vt:variant>
        <vt:i4>5</vt:i4>
      </vt:variant>
      <vt:variant>
        <vt:lpwstr/>
      </vt:variant>
      <vt:variant>
        <vt:lpwstr>_Toc226408604</vt:lpwstr>
      </vt:variant>
      <vt:variant>
        <vt:i4>1638450</vt:i4>
      </vt:variant>
      <vt:variant>
        <vt:i4>140</vt:i4>
      </vt:variant>
      <vt:variant>
        <vt:i4>0</vt:i4>
      </vt:variant>
      <vt:variant>
        <vt:i4>5</vt:i4>
      </vt:variant>
      <vt:variant>
        <vt:lpwstr/>
      </vt:variant>
      <vt:variant>
        <vt:lpwstr>_Toc226408603</vt:lpwstr>
      </vt:variant>
      <vt:variant>
        <vt:i4>1638450</vt:i4>
      </vt:variant>
      <vt:variant>
        <vt:i4>134</vt:i4>
      </vt:variant>
      <vt:variant>
        <vt:i4>0</vt:i4>
      </vt:variant>
      <vt:variant>
        <vt:i4>5</vt:i4>
      </vt:variant>
      <vt:variant>
        <vt:lpwstr/>
      </vt:variant>
      <vt:variant>
        <vt:lpwstr>_Toc226408602</vt:lpwstr>
      </vt:variant>
      <vt:variant>
        <vt:i4>1638450</vt:i4>
      </vt:variant>
      <vt:variant>
        <vt:i4>128</vt:i4>
      </vt:variant>
      <vt:variant>
        <vt:i4>0</vt:i4>
      </vt:variant>
      <vt:variant>
        <vt:i4>5</vt:i4>
      </vt:variant>
      <vt:variant>
        <vt:lpwstr/>
      </vt:variant>
      <vt:variant>
        <vt:lpwstr>_Toc226408601</vt:lpwstr>
      </vt:variant>
      <vt:variant>
        <vt:i4>1638450</vt:i4>
      </vt:variant>
      <vt:variant>
        <vt:i4>122</vt:i4>
      </vt:variant>
      <vt:variant>
        <vt:i4>0</vt:i4>
      </vt:variant>
      <vt:variant>
        <vt:i4>5</vt:i4>
      </vt:variant>
      <vt:variant>
        <vt:lpwstr/>
      </vt:variant>
      <vt:variant>
        <vt:lpwstr>_Toc226408600</vt:lpwstr>
      </vt:variant>
      <vt:variant>
        <vt:i4>1048625</vt:i4>
      </vt:variant>
      <vt:variant>
        <vt:i4>116</vt:i4>
      </vt:variant>
      <vt:variant>
        <vt:i4>0</vt:i4>
      </vt:variant>
      <vt:variant>
        <vt:i4>5</vt:i4>
      </vt:variant>
      <vt:variant>
        <vt:lpwstr/>
      </vt:variant>
      <vt:variant>
        <vt:lpwstr>_Toc226408599</vt:lpwstr>
      </vt:variant>
      <vt:variant>
        <vt:i4>1048625</vt:i4>
      </vt:variant>
      <vt:variant>
        <vt:i4>110</vt:i4>
      </vt:variant>
      <vt:variant>
        <vt:i4>0</vt:i4>
      </vt:variant>
      <vt:variant>
        <vt:i4>5</vt:i4>
      </vt:variant>
      <vt:variant>
        <vt:lpwstr/>
      </vt:variant>
      <vt:variant>
        <vt:lpwstr>_Toc226408598</vt:lpwstr>
      </vt:variant>
      <vt:variant>
        <vt:i4>1048625</vt:i4>
      </vt:variant>
      <vt:variant>
        <vt:i4>104</vt:i4>
      </vt:variant>
      <vt:variant>
        <vt:i4>0</vt:i4>
      </vt:variant>
      <vt:variant>
        <vt:i4>5</vt:i4>
      </vt:variant>
      <vt:variant>
        <vt:lpwstr/>
      </vt:variant>
      <vt:variant>
        <vt:lpwstr>_Toc226408597</vt:lpwstr>
      </vt:variant>
      <vt:variant>
        <vt:i4>1048625</vt:i4>
      </vt:variant>
      <vt:variant>
        <vt:i4>98</vt:i4>
      </vt:variant>
      <vt:variant>
        <vt:i4>0</vt:i4>
      </vt:variant>
      <vt:variant>
        <vt:i4>5</vt:i4>
      </vt:variant>
      <vt:variant>
        <vt:lpwstr/>
      </vt:variant>
      <vt:variant>
        <vt:lpwstr>_Toc226408596</vt:lpwstr>
      </vt:variant>
      <vt:variant>
        <vt:i4>1048625</vt:i4>
      </vt:variant>
      <vt:variant>
        <vt:i4>92</vt:i4>
      </vt:variant>
      <vt:variant>
        <vt:i4>0</vt:i4>
      </vt:variant>
      <vt:variant>
        <vt:i4>5</vt:i4>
      </vt:variant>
      <vt:variant>
        <vt:lpwstr/>
      </vt:variant>
      <vt:variant>
        <vt:lpwstr>_Toc226408595</vt:lpwstr>
      </vt:variant>
      <vt:variant>
        <vt:i4>1048625</vt:i4>
      </vt:variant>
      <vt:variant>
        <vt:i4>86</vt:i4>
      </vt:variant>
      <vt:variant>
        <vt:i4>0</vt:i4>
      </vt:variant>
      <vt:variant>
        <vt:i4>5</vt:i4>
      </vt:variant>
      <vt:variant>
        <vt:lpwstr/>
      </vt:variant>
      <vt:variant>
        <vt:lpwstr>_Toc226408594</vt:lpwstr>
      </vt:variant>
      <vt:variant>
        <vt:i4>1048625</vt:i4>
      </vt:variant>
      <vt:variant>
        <vt:i4>80</vt:i4>
      </vt:variant>
      <vt:variant>
        <vt:i4>0</vt:i4>
      </vt:variant>
      <vt:variant>
        <vt:i4>5</vt:i4>
      </vt:variant>
      <vt:variant>
        <vt:lpwstr/>
      </vt:variant>
      <vt:variant>
        <vt:lpwstr>_Toc226408593</vt:lpwstr>
      </vt:variant>
      <vt:variant>
        <vt:i4>1048625</vt:i4>
      </vt:variant>
      <vt:variant>
        <vt:i4>74</vt:i4>
      </vt:variant>
      <vt:variant>
        <vt:i4>0</vt:i4>
      </vt:variant>
      <vt:variant>
        <vt:i4>5</vt:i4>
      </vt:variant>
      <vt:variant>
        <vt:lpwstr/>
      </vt:variant>
      <vt:variant>
        <vt:lpwstr>_Toc226408592</vt:lpwstr>
      </vt:variant>
      <vt:variant>
        <vt:i4>1048625</vt:i4>
      </vt:variant>
      <vt:variant>
        <vt:i4>68</vt:i4>
      </vt:variant>
      <vt:variant>
        <vt:i4>0</vt:i4>
      </vt:variant>
      <vt:variant>
        <vt:i4>5</vt:i4>
      </vt:variant>
      <vt:variant>
        <vt:lpwstr/>
      </vt:variant>
      <vt:variant>
        <vt:lpwstr>_Toc226408591</vt:lpwstr>
      </vt:variant>
      <vt:variant>
        <vt:i4>1048625</vt:i4>
      </vt:variant>
      <vt:variant>
        <vt:i4>62</vt:i4>
      </vt:variant>
      <vt:variant>
        <vt:i4>0</vt:i4>
      </vt:variant>
      <vt:variant>
        <vt:i4>5</vt:i4>
      </vt:variant>
      <vt:variant>
        <vt:lpwstr/>
      </vt:variant>
      <vt:variant>
        <vt:lpwstr>_Toc226408590</vt:lpwstr>
      </vt:variant>
      <vt:variant>
        <vt:i4>1114161</vt:i4>
      </vt:variant>
      <vt:variant>
        <vt:i4>56</vt:i4>
      </vt:variant>
      <vt:variant>
        <vt:i4>0</vt:i4>
      </vt:variant>
      <vt:variant>
        <vt:i4>5</vt:i4>
      </vt:variant>
      <vt:variant>
        <vt:lpwstr/>
      </vt:variant>
      <vt:variant>
        <vt:lpwstr>_Toc226408589</vt:lpwstr>
      </vt:variant>
      <vt:variant>
        <vt:i4>1114161</vt:i4>
      </vt:variant>
      <vt:variant>
        <vt:i4>50</vt:i4>
      </vt:variant>
      <vt:variant>
        <vt:i4>0</vt:i4>
      </vt:variant>
      <vt:variant>
        <vt:i4>5</vt:i4>
      </vt:variant>
      <vt:variant>
        <vt:lpwstr/>
      </vt:variant>
      <vt:variant>
        <vt:lpwstr>_Toc226408588</vt:lpwstr>
      </vt:variant>
      <vt:variant>
        <vt:i4>1114161</vt:i4>
      </vt:variant>
      <vt:variant>
        <vt:i4>44</vt:i4>
      </vt:variant>
      <vt:variant>
        <vt:i4>0</vt:i4>
      </vt:variant>
      <vt:variant>
        <vt:i4>5</vt:i4>
      </vt:variant>
      <vt:variant>
        <vt:lpwstr/>
      </vt:variant>
      <vt:variant>
        <vt:lpwstr>_Toc226408587</vt:lpwstr>
      </vt:variant>
      <vt:variant>
        <vt:i4>1114161</vt:i4>
      </vt:variant>
      <vt:variant>
        <vt:i4>38</vt:i4>
      </vt:variant>
      <vt:variant>
        <vt:i4>0</vt:i4>
      </vt:variant>
      <vt:variant>
        <vt:i4>5</vt:i4>
      </vt:variant>
      <vt:variant>
        <vt:lpwstr/>
      </vt:variant>
      <vt:variant>
        <vt:lpwstr>_Toc226408586</vt:lpwstr>
      </vt:variant>
      <vt:variant>
        <vt:i4>1114161</vt:i4>
      </vt:variant>
      <vt:variant>
        <vt:i4>32</vt:i4>
      </vt:variant>
      <vt:variant>
        <vt:i4>0</vt:i4>
      </vt:variant>
      <vt:variant>
        <vt:i4>5</vt:i4>
      </vt:variant>
      <vt:variant>
        <vt:lpwstr/>
      </vt:variant>
      <vt:variant>
        <vt:lpwstr>_Toc226408585</vt:lpwstr>
      </vt:variant>
      <vt:variant>
        <vt:i4>1114161</vt:i4>
      </vt:variant>
      <vt:variant>
        <vt:i4>26</vt:i4>
      </vt:variant>
      <vt:variant>
        <vt:i4>0</vt:i4>
      </vt:variant>
      <vt:variant>
        <vt:i4>5</vt:i4>
      </vt:variant>
      <vt:variant>
        <vt:lpwstr/>
      </vt:variant>
      <vt:variant>
        <vt:lpwstr>_Toc226408584</vt:lpwstr>
      </vt:variant>
      <vt:variant>
        <vt:i4>1114161</vt:i4>
      </vt:variant>
      <vt:variant>
        <vt:i4>20</vt:i4>
      </vt:variant>
      <vt:variant>
        <vt:i4>0</vt:i4>
      </vt:variant>
      <vt:variant>
        <vt:i4>5</vt:i4>
      </vt:variant>
      <vt:variant>
        <vt:lpwstr/>
      </vt:variant>
      <vt:variant>
        <vt:lpwstr>_Toc226408583</vt:lpwstr>
      </vt:variant>
      <vt:variant>
        <vt:i4>1114161</vt:i4>
      </vt:variant>
      <vt:variant>
        <vt:i4>14</vt:i4>
      </vt:variant>
      <vt:variant>
        <vt:i4>0</vt:i4>
      </vt:variant>
      <vt:variant>
        <vt:i4>5</vt:i4>
      </vt:variant>
      <vt:variant>
        <vt:lpwstr/>
      </vt:variant>
      <vt:variant>
        <vt:lpwstr>_Toc226408582</vt:lpwstr>
      </vt:variant>
      <vt:variant>
        <vt:i4>1114161</vt:i4>
      </vt:variant>
      <vt:variant>
        <vt:i4>8</vt:i4>
      </vt:variant>
      <vt:variant>
        <vt:i4>0</vt:i4>
      </vt:variant>
      <vt:variant>
        <vt:i4>5</vt:i4>
      </vt:variant>
      <vt:variant>
        <vt:lpwstr/>
      </vt:variant>
      <vt:variant>
        <vt:lpwstr>_Toc226408581</vt:lpwstr>
      </vt:variant>
      <vt:variant>
        <vt:i4>1114161</vt:i4>
      </vt:variant>
      <vt:variant>
        <vt:i4>2</vt:i4>
      </vt:variant>
      <vt:variant>
        <vt:i4>0</vt:i4>
      </vt:variant>
      <vt:variant>
        <vt:i4>5</vt:i4>
      </vt:variant>
      <vt:variant>
        <vt:lpwstr/>
      </vt:variant>
      <vt:variant>
        <vt:lpwstr>_Toc226408580</vt:lpwstr>
      </vt:variant>
      <vt:variant>
        <vt:i4>1507351</vt:i4>
      </vt:variant>
      <vt:variant>
        <vt:i4>6</vt:i4>
      </vt:variant>
      <vt:variant>
        <vt:i4>0</vt:i4>
      </vt:variant>
      <vt:variant>
        <vt:i4>5</vt:i4>
      </vt:variant>
      <vt:variant>
        <vt:lpwstr>https://www.protoexpress.com/blog/ipc-2221-circuit-board-design/</vt:lpwstr>
      </vt:variant>
      <vt:variant>
        <vt:lpwstr/>
      </vt:variant>
      <vt:variant>
        <vt:i4>1900633</vt:i4>
      </vt:variant>
      <vt:variant>
        <vt:i4>3</vt:i4>
      </vt:variant>
      <vt:variant>
        <vt:i4>0</vt:i4>
      </vt:variant>
      <vt:variant>
        <vt:i4>5</vt:i4>
      </vt:variant>
      <vt:variant>
        <vt:lpwstr>https://www.ti.com/lit/an/snva054c/snva054c.pdf?ts=1773756522857</vt:lpwstr>
      </vt:variant>
      <vt:variant>
        <vt:lpwstr/>
      </vt:variant>
      <vt:variant>
        <vt:i4>1900633</vt:i4>
      </vt:variant>
      <vt:variant>
        <vt:i4>0</vt:i4>
      </vt:variant>
      <vt:variant>
        <vt:i4>0</vt:i4>
      </vt:variant>
      <vt:variant>
        <vt:i4>5</vt:i4>
      </vt:variant>
      <vt:variant>
        <vt:lpwstr>https://www.ti.com/lit/an/snva054c/snva054c.pdf?ts=1773756522857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Easton</dc:creator>
  <cp:keywords/>
  <dc:description/>
  <cp:lastModifiedBy>Sydney Easton</cp:lastModifiedBy>
  <cp:revision>946</cp:revision>
  <dcterms:created xsi:type="dcterms:W3CDTF">2026-03-21T02:40:00Z</dcterms:created>
  <dcterms:modified xsi:type="dcterms:W3CDTF">2026-04-07T03:57:00Z</dcterms:modified>
</cp:coreProperties>
</file>